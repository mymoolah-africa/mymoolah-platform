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459228515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B2B API CONTRACT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sectPr>
          <w:pgSz w:h="16840" w:w="11920" w:orient="portrait"/>
          <w:pgMar w:bottom="758.2615661621094" w:top="390" w:left="4979.457092285156" w:right="764.4873046875" w:header="0" w:footer="720"/>
          <w:pgNumType w:start="1"/>
          <w:cols w:equalWidth="0" w:num="2">
            <w:col w:space="0" w:w="3088.027801513672"/>
            <w:col w:space="0" w:w="3088.027801513672"/>
          </w:cols>
        </w:sect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drawing>
          <wp:inline distB="19050" distT="19050" distL="19050" distR="19050">
            <wp:extent cx="1847851" cy="4286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4785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498046875" w:line="240" w:lineRule="auto"/>
        <w:ind w:left="517.559967041015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840" w:w="11920" w:orient="portrait"/>
          <w:pgMar w:bottom="758.2615661621094" w:top="390" w:left="210" w:right="230" w:header="0" w:footer="720"/>
        </w:sect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THIS PAYMENTS API AGREEMENT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is made on the Effective Date by and between the API Provider and the Client.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751953125" w:line="229.88725662231445" w:lineRule="auto"/>
        <w:ind w:left="18.199996948242188" w:right="227.752685546875" w:hanging="15.199966430664062"/>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HIS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GREEMENT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is made on ……………day of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BETWEEN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78726959229" w:lineRule="auto"/>
        <w:ind w:left="355.99998474121094" w:right="240.8642578125" w:hanging="336.800003051757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 Yellow Card Financial Inc., a company incorporated under the laws of the State of Delaware, registered under number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5982507</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with its registered office at 16192 Coastal Highway, Lewes, Delaware 19958 (the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"API Provider"</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07201385498" w:lineRule="auto"/>
        <w:ind w:left="354.4000244140625" w:right="239.744873046875" w:hanging="354.4000244140625"/>
        <w:jc w:val="both"/>
        <w:rPr>
          <w:rFonts w:ascii="Times New Roman" w:cs="Times New Roman" w:eastAsia="Times New Roman" w:hAnsi="Times New Roman"/>
          <w:sz w:val="19.999996185302734"/>
          <w:szCs w:val="19.999996185302734"/>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 </w:t>
      </w:r>
      <w:r w:rsidDel="00000000" w:rsidR="00000000" w:rsidRPr="00000000">
        <w:rPr>
          <w:rFonts w:ascii="Times New Roman" w:cs="Times New Roman" w:eastAsia="Times New Roman" w:hAnsi="Times New Roman"/>
          <w:sz w:val="19.999996185302734"/>
          <w:szCs w:val="19.999996185302734"/>
          <w:rtl w:val="0"/>
        </w:rPr>
        <w:t xml:space="preserve">MyMoolah (Pty) Ltd</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a company incorporated under the laws of </w:t>
      </w:r>
      <w:r w:rsidDel="00000000" w:rsidR="00000000" w:rsidRPr="00000000">
        <w:rPr>
          <w:rFonts w:ascii="Times New Roman" w:cs="Times New Roman" w:eastAsia="Times New Roman" w:hAnsi="Times New Roman"/>
          <w:sz w:val="19.999996185302734"/>
          <w:szCs w:val="19.999996185302734"/>
          <w:rtl w:val="0"/>
        </w:rPr>
        <w:t xml:space="preserve">South Africa</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registered number </w:t>
      </w:r>
      <w:r w:rsidDel="00000000" w:rsidR="00000000" w:rsidRPr="00000000">
        <w:rPr>
          <w:rFonts w:ascii="Times New Roman" w:cs="Times New Roman" w:eastAsia="Times New Roman" w:hAnsi="Times New Roman"/>
          <w:sz w:val="19.999996185302734"/>
          <w:szCs w:val="19.999996185302734"/>
          <w:rtl w:val="0"/>
        </w:rPr>
        <w:t xml:space="preserve">2024/315592/07</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whose registered office is at </w:t>
      </w:r>
      <w:r w:rsidDel="00000000" w:rsidR="00000000" w:rsidRPr="00000000">
        <w:rPr>
          <w:rFonts w:ascii="Times New Roman" w:cs="Times New Roman" w:eastAsia="Times New Roman" w:hAnsi="Times New Roman"/>
          <w:sz w:val="19.999996185302734"/>
          <w:szCs w:val="19.999996185302734"/>
          <w:rtl w:val="0"/>
        </w:rPr>
        <w:t xml:space="preserve">Block A, Erasmus Forum</w:t>
      </w:r>
    </w:p>
    <w:p w:rsidR="00000000" w:rsidDel="00000000" w:rsidP="00000000" w:rsidRDefault="00000000" w:rsidRPr="00000000" w14:paraId="00000008">
      <w:pPr>
        <w:widowControl w:val="0"/>
        <w:spacing w:line="229.88807201385498" w:lineRule="auto"/>
        <w:jc w:val="both"/>
        <w:rPr>
          <w:rFonts w:ascii="Times New Roman" w:cs="Times New Roman" w:eastAsia="Times New Roman" w:hAnsi="Times New Roman"/>
          <w:sz w:val="19.999996185302734"/>
          <w:szCs w:val="19.999996185302734"/>
        </w:rPr>
      </w:pPr>
      <w:r w:rsidDel="00000000" w:rsidR="00000000" w:rsidRPr="00000000">
        <w:rPr>
          <w:rFonts w:ascii="Times New Roman" w:cs="Times New Roman" w:eastAsia="Times New Roman" w:hAnsi="Times New Roman"/>
          <w:sz w:val="19.999996185302734"/>
          <w:szCs w:val="19.999996185302734"/>
          <w:rtl w:val="0"/>
        </w:rPr>
        <w:t xml:space="preserve">434 Rigel Ave, South</w:t>
      </w:r>
    </w:p>
    <w:p w:rsidR="00000000" w:rsidDel="00000000" w:rsidP="00000000" w:rsidRDefault="00000000" w:rsidRPr="00000000" w14:paraId="00000009">
      <w:pPr>
        <w:widowControl w:val="0"/>
        <w:spacing w:line="229.88807201385498" w:lineRule="auto"/>
        <w:jc w:val="both"/>
        <w:rPr>
          <w:rFonts w:ascii="Times New Roman" w:cs="Times New Roman" w:eastAsia="Times New Roman" w:hAnsi="Times New Roman"/>
          <w:sz w:val="19.999996185302734"/>
          <w:szCs w:val="19.999996185302734"/>
        </w:rPr>
      </w:pPr>
      <w:r w:rsidDel="00000000" w:rsidR="00000000" w:rsidRPr="00000000">
        <w:rPr>
          <w:rFonts w:ascii="Times New Roman" w:cs="Times New Roman" w:eastAsia="Times New Roman" w:hAnsi="Times New Roman"/>
          <w:sz w:val="19.999996185302734"/>
          <w:szCs w:val="19.999996185302734"/>
          <w:rtl w:val="0"/>
        </w:rPr>
        <w:t xml:space="preserve">Erasmusrand</w:t>
        <w:br w:type="textWrapping"/>
        <w:t xml:space="preserve"> Pretoria</w:t>
      </w:r>
    </w:p>
    <w:p w:rsidR="00000000" w:rsidDel="00000000" w:rsidP="00000000" w:rsidRDefault="00000000" w:rsidRPr="00000000" w14:paraId="0000000A">
      <w:pPr>
        <w:widowControl w:val="0"/>
        <w:spacing w:line="229.88807201385498" w:lineRule="auto"/>
        <w:jc w:val="both"/>
        <w:rPr>
          <w:rFonts w:ascii="Times New Roman" w:cs="Times New Roman" w:eastAsia="Times New Roman" w:hAnsi="Times New Roman"/>
          <w:sz w:val="19.999996185302734"/>
          <w:szCs w:val="19.999996185302734"/>
        </w:rPr>
      </w:pPr>
      <w:r w:rsidDel="00000000" w:rsidR="00000000" w:rsidRPr="00000000">
        <w:rPr>
          <w:rFonts w:ascii="Times New Roman" w:cs="Times New Roman" w:eastAsia="Times New Roman" w:hAnsi="Times New Roman"/>
          <w:sz w:val="19.999996185302734"/>
          <w:szCs w:val="19.999996185302734"/>
          <w:rtl w:val="0"/>
        </w:rPr>
        <w:t xml:space="preserve">0181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07201385498" w:lineRule="auto"/>
        <w:ind w:left="354.4000244140625" w:right="239.744873046875" w:hanging="354.400024414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9031791687012" w:lineRule="auto"/>
        <w:ind w:left="8.800048828125" w:right="239.818115234375" w:hanging="5.6000518798828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each hereinafter referred to as a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Party</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and together as the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Parties</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API Contract”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488281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BACKGROUND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2001953125" w:line="229.88847255706787" w:lineRule="auto"/>
        <w:ind w:left="716.9999694824219" w:right="237.67333984375" w:hanging="359.5999145507812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 The API Provider is a platform that facilitates financial technology software services and solutions, and, for the purposes of this Agreement, provides an API that enables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Clients to offer their Customers fiat ramps throughout Africa powered by Stablecoins.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6103515625" w:line="229.8891019821167" w:lineRule="auto"/>
        <w:ind w:left="717.7999877929688" w:right="240.2886962890625" w:hanging="358.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 The API Provider wishes to provide the Client with the API Services</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to enable the Client to make available its exchange services to its Customers.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54931640625" w:line="229.8878574371338" w:lineRule="auto"/>
        <w:ind w:left="9.000015258789062" w:right="240.471191406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 KEY DEFINITIONS.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following terms used in this Agreement have the following meanings: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1552734375" w:line="229.8883295059204" w:lineRule="auto"/>
        <w:ind w:left="809.1999816894531" w:right="241.480712890625" w:hanging="790"/>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Active Session</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means a period of time commencing when a Customer correctly inputs its security credentials into the Client's System and is given access to the Client's Services until the same Customer either voluntarily logs out of the Client's System or is automatically logged out due to the Maximum Session Time expiring.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29.88867282867432" w:lineRule="auto"/>
        <w:ind w:left="812.5999450683594" w:right="237.3907470703125" w:hanging="793.3999633789062"/>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 “Affiliate” means, with respect to any Person, any entity that controls, is controlled by, or is under common control with (directly or indirectly through one or more intermediaries) that Person.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40869140625" w:line="229.8878574371338" w:lineRule="auto"/>
        <w:ind w:left="19.199981689453125" w:right="241.0266113281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 "API" means the application programming interfaces set out in the API documentation.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85009765625" w:line="229.88802909851074" w:lineRule="auto"/>
        <w:ind w:left="807.4000549316406" w:right="245.977783203125" w:hanging="788.200073242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1.4. "API Services" means the services provided by the API Provider to the Client for the benefits of their Customers in accordance with the terms and conditions set out hereunder.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6714706421" w:lineRule="auto"/>
        <w:ind w:left="1010.400390625" w:right="34.47509765625" w:hanging="786.199951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1.5. "Applicable Data Protection Law" means Applicable Law relating to privacy and the processing of personal data, as applicable to a Party from time to time.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29.88725662231445" w:lineRule="auto"/>
        <w:ind w:left="224.200439453125" w:right="42.6574707031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 "Applicable Law" means any of the following, to the extent that it applies to any person: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1650.5999755859375" w:right="43.294677734375" w:hanging="362.600097656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 any and all applicable laws, enactments, statutes, orders, rules, regulations,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47.42675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directives, ordinances or subordinate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37353515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legislation, any exercise of prerogative and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98876953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codes of conduct or regulatory policy,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0791015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whether local, national, international 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2382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otherwise existing from time to time,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75634765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together with any other similar instrument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48632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having legal effect in the relevant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600097656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circumstances;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29.8896884918213" w:lineRule="auto"/>
        <w:ind w:left="1647.9998779296875" w:right="22.811279296875" w:hanging="367.39990234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 decisions, orders, judgments and decrees of any relevant court, tribunal, supervisory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931640625" w:line="240" w:lineRule="auto"/>
        <w:ind w:left="0" w:right="1201.948242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authority, or ombudsman; and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29.8878574371338" w:lineRule="auto"/>
        <w:ind w:left="1647.60009765625" w:right="28.363037109375" w:hanging="36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 any applicable direction, policy, rule or order that is given by a supervisory 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1552734375"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governmental authority;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78574371338" w:lineRule="auto"/>
        <w:ind w:left="1020.5999755859375" w:right="50.301513671875" w:hanging="3.99963378906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in each case as amended, supplemented, superseded, or replaced from time to time.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67138671875" w:line="229.88867282867432" w:lineRule="auto"/>
        <w:ind w:left="1010.400390625" w:right="37.64892578125" w:hanging="786.199951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 “Bribery and Corruption Laws” means the U.S. Foreign Corrupt Practices Act, the UK Bribery Act 2010, and any anti-bribery or anti-corruption law or regulation applicable to the subject Person in any particular jurisdiction, in each case, as the same may be amended, modified, supplemented or replaced from time to time.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29.8885440826416" w:lineRule="auto"/>
        <w:ind w:left="1016.600341796875" w:right="23.353271484375" w:hanging="792.399902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 "Business Day" means a day (other than Saturday, Sunday or public holidays) on which the banks are open in the United States for the settlement of interbank operations and the setting of market indices.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40869140625" w:line="229.8878574371338" w:lineRule="auto"/>
        <w:ind w:left="224.200439453125" w:right="38.3398437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1.9. "Charges" has the meaning given to it in clause 9 and Schedule 3 to this Agreement.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85009765625" w:line="229.8883867263794" w:lineRule="auto"/>
        <w:ind w:left="1012.0001220703125" w:right="30.95947265625" w:hanging="787.7996826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1.10. "Confidential Information" means, without limiting the generality of the term, any information, software, discoveries, ideas, concepts, techniques, specifications, drawings, blueprints, diagrams, flow charts, and data relating to products, designs, computer programs, business opportunities, customer lists, costing, marketing plans sales figures, technical and financial information, research, development and know-how, and information relating to a Party’s business or affairs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648315429688" w:line="240" w:lineRule="auto"/>
        <w:ind w:left="0" w:right="43.0493164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3581161499" w:lineRule="auto"/>
        <w:ind w:left="786.3999938964844" w:right="254.5965576171875" w:firstLine="6.0000610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including that of its associated and affiliated companies (including any direct or indirect holding companies) whether disclosed in writing, orally or by any other means to a Receiving Party, whether before or after the commencement date of this Agreement and regardless of whether the information is expressly specified or marked as such or not, and includes the content of this API Contract and any of a Party’s Intellectual Property that does not fall within the exclusions in clause 14.2;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29.88847255706787" w:lineRule="auto"/>
        <w:ind w:left="786.3999938964844" w:right="256.36474609375" w:hanging="786.3999938964844"/>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1.11. “Control” and derivatives thereof mean, with respect to any entity: the direct or indirect ownership or control of more than 50 percent. (%) of the (i) ownership interests or (ii) voting power at the general meeting or a similar body, of that entity, or the right or ability to (i) appoint or remove or (ii) direct the appointment or removal of such number of members of the management board or a similar body of that entity with decisive voting power in such body.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29.88847255706787" w:lineRule="auto"/>
        <w:ind w:left="786.3999938964844" w:right="255.977783203125" w:hanging="786.3999938964844"/>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1.12. “Commercially Reasonable Endeavors” means taking all such steps and performing them in such a way as a well-managed company would undertake to achieve a particular desired result for its own benefit assuming such company was acting in a determined, prudent, and reasonable manner.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29.88847255706787" w:lineRule="auto"/>
        <w:ind w:left="788.6000061035156" w:right="258.9837646484375" w:hanging="788.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1.13. "Customer" means an individual who has an account with the Client and who has subscribed to the use of the API Services, whether on-ramp or off-ramp. For the avoidance of doubt, this individual is the Client’s Customer.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544921875" w:line="229.88802909851074" w:lineRule="auto"/>
        <w:ind w:left="788.6000061035156" w:right="253.7518310546875" w:hanging="788.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1.14. "Customer Complaints" means any complaint by a Customer with regards to the Client’s Services that is either lodged directly with the Client or directed to the Client by the API Provider or any Third Party;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544921875" w:line="229.8878574371338" w:lineRule="auto"/>
        <w:ind w:left="0" w:right="261.05773925781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1.15. "Client Services" means the services provided by the Client to the Customer; and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878726959229" w:lineRule="auto"/>
        <w:ind w:left="793.800048828125" w:right="254.305419921875" w:hanging="793.800048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1.16. "Client's System" means the platform, hardware, or software operated by the Client in offering the Client Services.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7138671875" w:line="229.8878574371338" w:lineRule="auto"/>
        <w:ind w:left="788.2000732421875" w:right="258.4466552734375" w:hanging="788.200073242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1.17. "Effective Date" means the date upon which this Agreement is signed by the Party doing so last in time.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85009765625" w:line="229.88840103149414" w:lineRule="auto"/>
        <w:ind w:left="786.2001037597656" w:right="256.00341796875" w:hanging="786.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1.18. "Eligibility Criteria" means the onboarding criteria of the API Provider which include (a), the technicalities of the Client's solution (b), the Client's financial status (c), the Client's compliance with anti-money laundering regulations and that it is not named on any financial crime sanctions lists (d), whether the Client holds all necessary permissions or authorizations for the activities which it intends to carry out and (e), the Client's security measures and operation and risk management controls, particularly in relation to personal data, including its cybersecurity policy, what monitoring it has in place and its data retention and destruction practices and the Client's business continuity and disaster plan;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91.800537109375" w:right="29.94873046875" w:hanging="786.799926757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1.19. "Group" means, in relation to a Party, that Party and any person which is from time to time a subsidiary undertaking of that Party, a parent undertaking of that Party and any other subsidiary undertaking of such parent undertaking.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847255706787" w:lineRule="auto"/>
        <w:ind w:left="993.6004638671875" w:right="49.339599609375" w:hanging="788.59985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1.20. "Go-Live Date" means the date on which the Client first successfully processes live customer transactions using the API Services in a production (non-testing) environment, as confirmed by the API Provider in writing or through system logs.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40" w:lineRule="auto"/>
        <w:ind w:left="205.00061035156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1.21. "Intellectual Property Rights" means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3251953125" w:line="229.88725662231445" w:lineRule="auto"/>
        <w:ind w:left="1621.2005615234375" w:right="59.373779296875" w:hanging="352.40051269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 copyright, rights related to or affording protection similar to copyright, rights in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63.89526367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databases, patents and rights in inventions,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555664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trademarks, rights in Internet domain names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0463867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and website addresses, and other rights 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8510742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trade names, designs, Know-How, trade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8925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secrets, and other rights in Confidential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6003417968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Information;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29.8909044265747" w:lineRule="auto"/>
        <w:ind w:left="1628.800048828125" w:right="69.86328125" w:hanging="367.39990234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 applications for registration, and the right to apply for registration, for any of the rights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662109375" w:line="240" w:lineRule="auto"/>
        <w:ind w:left="0" w:right="62.86376953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listed at (a) that are capable of being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27929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registered in any country or jurisdiction; and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0629882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all other rights having equivalent or similar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13256835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effect in any country or jurisdiction;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29.88864421844482" w:lineRule="auto"/>
        <w:ind w:left="991.800537109375" w:right="49.097900390625" w:hanging="786.799926757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1.22. "Malware" means any software program or code intended to destroy, interfere with, corrupt, or cause undesired effects on program files, data or other information, executable code or application software macros, whether or not its operation is immediate or delayed, and whether the malicious software is introduced willfully, negligently or without knowledge of its existence.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29.8878574371338" w:lineRule="auto"/>
        <w:ind w:left="998.4002685546875" w:right="55.986328125" w:hanging="793.3996582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1.23. "On-ramp" means a service or mechanism that enables the conversion of fiat currency into cryptocurrency.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8.5611867904663" w:lineRule="auto"/>
        <w:ind w:left="998.4002685546875" w:right="50.859375" w:hanging="793.3996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1.24. "Off-ramp" means a service or mechanism that facilitates the conversion of cryptocurrency into fiat currency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64404296875" w:line="229.88874435424805" w:lineRule="auto"/>
        <w:ind w:left="991.400146484375" w:right="55.83740234375" w:hanging="786.3995361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1.25. "Security Breach" means any unauthorized access, attempted unauthorized access or indication that there is a risk of unauthorized access to or interference with the systems or data owned, held, or managed by either the API Provider or the Client by any Third Party or by a Party in breach of the terms of this API Contract.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579833984375" w:line="229.8881721496582" w:lineRule="auto"/>
        <w:ind w:left="205.0006103515625" w:right="64.233398437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1.26. "Security Requirements" means those requirements listed in Schedule 1 to this Agreement.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40869140625" w:line="229.8900032043457" w:lineRule="auto"/>
        <w:ind w:left="205.0006103515625" w:right="53.3215332031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1.27. "Service Levels" has the meaning given to it in Schedule 2 to this Agreement.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518798828125" w:line="229.88861560821533" w:lineRule="auto"/>
        <w:ind w:left="992.60009765625" w:right="64.356689453125" w:hanging="787.59948730468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1.28.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Stablecoin” means a crypto asset that is pegged to a “stable” reserve asset or fiat currency like the U.S. dollar or commodity price such as gold e.g USDT, USDC, etc.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0837707519531" w:line="240" w:lineRule="auto"/>
        <w:ind w:left="0" w:right="46.24877929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3581161499" w:lineRule="auto"/>
        <w:ind w:left="806.4000701904297" w:right="233.8104248046875" w:hanging="786.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1.29. "Supervisory Authority" means any local, national or multinational agency, department, official, parliament, public or statutory person or any government or professional body, regulatory or supervisory authority (including a supervisory authority under Applicable Data Protection Law), board, or other body responsible (in the context in which such term is used) for regulating a Party and/or any matters relating to the performance by any Party of its obligations under this Agreement or for collecting, assessing or administrating Tax;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29.8881721496582" w:lineRule="auto"/>
        <w:ind w:left="807.9999542236328" w:right="233.328857421875" w:hanging="787.79998779296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1.30. "Tax" or "Taxation" means all forms of taxation and statutory, governmental, state, federal, provincial, local government or municipal charges, duties, stamp taxes, imposts, contributions (but excluding social security contributions), levies, VAT, withholdings, or liabilities wherever chargeable; and any penalty, fine, surcharge, interest, charges, or costs payable in connection with any taxation as aforementioned;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29.88725662231445" w:lineRule="auto"/>
        <w:ind w:left="808.4000396728516" w:right="248.485107421875" w:hanging="788.20007324218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1.31. "Term" has the meaning given to it clause 16 of this Agreement.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91019821167" w:lineRule="auto"/>
        <w:ind w:left="808.7999725341797" w:right="242.0269775390625" w:hanging="788.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1.32. "Third Party" means any person other than a Party to this API Contract, an employee, director, officer, or agent of a Party to this API Contract.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48828125" w:line="240" w:lineRule="auto"/>
        <w:ind w:left="1.6000366210937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 ONBOARDING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29.8885726928711" w:lineRule="auto"/>
        <w:ind w:left="812.6000213623047" w:right="233.4185791015625" w:hanging="811.600036621093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2.1. The Client shall be subject to the API Provider’s standard onboarding policies and procedures. The Client warrants and represents that all information and documentation it provides to the API Provider during the onboarding process will be complete and accurate in all material respects. If at any time there is a material change in this regard, the Client must immediately notify the API Provider.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3. ACCESS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29.88847255706787" w:lineRule="auto"/>
        <w:ind w:left="806.4000701904297" w:right="235.6396484375" w:hanging="801.4000701904297"/>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3.1. Subject to clause 2 above, the API Provider will provide its API to the Client in accordance with the terms of this API Contract provided that (a), the Client continues to satisfy the Eligibility Criteria and (b), that the Client contracts directly with its Customers in respect of the Client Services.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9345703125" w:line="240" w:lineRule="auto"/>
        <w:ind w:left="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Client agrees that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2001953125" w:line="229.88842964172363" w:lineRule="auto"/>
        <w:ind w:left="806.5999603271484" w:right="236.3507080078125" w:firstLine="8.4001159667968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API is being provided on an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highlight w:val="white"/>
          <w:u w:val="none"/>
          <w:vertAlign w:val="baseline"/>
          <w:rtl w:val="0"/>
        </w:rPr>
        <w:t xml:space="preserve">“as is</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asis as outlined in this Agreement, and only Customers granted access by the Client shall have access to the API Services. The Client shall and shall cause their Customers to access the API exclusively through a secured point.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013031006" w:lineRule="auto"/>
        <w:ind w:left="808.4000396728516" w:right="239.51171875" w:firstLine="6.600036621093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All information provided by the API Provider through the API (including pricing data) shall remain the sole property of the API Provider and the Client shall not have any right to use the API information except for the performance of this Agreement.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11.5997314453125" w:right="10.565185546875" w:firstLine="8.40026855468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3.2.3.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API Provider may, on reasonable notice, deny the Client or the Customer access to the API Services if the API Provider reasonably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elieves that such access is in violation of any Applicable Law or otherwise in contravention of this Agreement.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1560821533" w:lineRule="auto"/>
        <w:ind w:left="1013.800048828125" w:right="35.289306640625" w:firstLine="6.1999511718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3.2.4.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Client shall be responsible for all acts or omissions regarding an instruction or transactions executed via the API.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Transactions shall be executed with the data transmitted by the Client or their Customer as the case may be.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API Provider shall not be responsible for any loss incurred as a result of any inaccurate, or incomplete data transmitted by the Client or their Customer through the API.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78574371338" w:lineRule="auto"/>
        <w:ind w:left="1012.9998779296875" w:right="38.369140625" w:firstLine="7.000122070312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3.2.5.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API Provider will apply commercially reasonable efforts to execute an instruction from the Client or the Customer transmitted through the API.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40" w:lineRule="auto"/>
        <w:ind w:left="206.79992675781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4. THE API SERVICES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67282867432" w:lineRule="auto"/>
        <w:ind w:left="997.9998779296875" w:right="35.689697265625" w:hanging="792.99987792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4.1. The API Provider shall provide an API to the Client to on-ramp and off-ramp fiat using Stablecoins without leaving the Client’s website, application, or interface.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67138671875" w:line="229.88847255706787" w:lineRule="auto"/>
        <w:ind w:left="1002.60009765625" w:right="31.2451171875" w:hanging="797.6000976562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Collection service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The API Provider shall provide a fiat on-ramp channel for the Client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to enable the Customers to fund their wallets with their local fiat currency which is converted automatically to USD</w:t>
      </w:r>
      <w:r w:rsidDel="00000000" w:rsidR="00000000" w:rsidRPr="00000000">
        <w:rPr>
          <w:rFonts w:ascii="Times New Roman" w:cs="Times New Roman" w:eastAsia="Times New Roman" w:hAnsi="Times New Roman"/>
          <w:sz w:val="19.999996185302734"/>
          <w:szCs w:val="19.999996185302734"/>
          <w:highlight w:val="whit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 in the Customer’s wallet with the Client.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9345703125" w:line="229.8883867263794" w:lineRule="auto"/>
        <w:ind w:left="997.9998779296875" w:right="7.861328125" w:hanging="792.99987792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4.3. The API Provider shall, once a fiat on-ramp occurs, communicate to the Client through the API and the Client shall immediately credit the Customer’s wallet with the value of the funds received. The API Provider shall settle the Client in USD or any mutually agreed Stablecoin within a timeframe of 48 hours from receipt of the deposit.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103515625" w:line="229.88861560821533" w:lineRule="auto"/>
        <w:ind w:left="996.400146484375" w:right="36.632080078125" w:hanging="791.4001464843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Disbursement Service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The API Provider shall provide a fiat off-ramp channel for the Client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to enable the Customers withdraw funds from their wallet in their local fiat currency through the available payment options.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8779296875" w:line="229.8885440826416" w:lineRule="auto"/>
        <w:ind w:left="997.9998779296875" w:right="17.490234375" w:hanging="792.99987792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4.5. The API Provider shall, once a fiat off-ramp occurs, communicate to the Client through the API, the Client shall immediately debit the Customer’s wallet domiciled with the Client, with the value of the funds withdrawn.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8626708984375" w:line="229.8886013031006" w:lineRule="auto"/>
        <w:ind w:left="997.9998779296875" w:right="26.624755859375" w:hanging="792.99987792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4.6. As an alternative to the above, the Customer shall have an option to receive funds with a Yellow Card wallet by selecting the “</w:t>
      </w:r>
      <w:r w:rsidDel="00000000" w:rsidR="00000000" w:rsidRPr="00000000">
        <w:rPr>
          <w:rFonts w:ascii="Times New Roman" w:cs="Times New Roman" w:eastAsia="Times New Roman" w:hAnsi="Times New Roman"/>
          <w:b w:val="1"/>
          <w:bCs w:val="1"/>
          <w:i w:val="1"/>
          <w:iCs w:val="1"/>
          <w:smallCaps w:val="0"/>
          <w:strike w:val="0"/>
          <w:color w:val="000000"/>
          <w:sz w:val="19.999996185302734"/>
          <w:szCs w:val="19.999996185302734"/>
          <w:u w:val="none"/>
          <w:shd w:fill="auto" w:val="clear"/>
          <w:vertAlign w:val="baseline"/>
          <w:rtl w:val="0"/>
        </w:rPr>
        <w:t xml:space="preserve">Send to Yellow Card wallet</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option. If this option is made available by the API Provider, the Client shall create a “</w:t>
      </w:r>
      <w:r w:rsidDel="00000000" w:rsidR="00000000" w:rsidRPr="00000000">
        <w:rPr>
          <w:rFonts w:ascii="Times New Roman" w:cs="Times New Roman" w:eastAsia="Times New Roman" w:hAnsi="Times New Roman"/>
          <w:b w:val="1"/>
          <w:bCs w:val="1"/>
          <w:i w:val="1"/>
          <w:iCs w:val="1"/>
          <w:smallCaps w:val="0"/>
          <w:strike w:val="0"/>
          <w:color w:val="000000"/>
          <w:sz w:val="19.999996185302734"/>
          <w:szCs w:val="19.999996185302734"/>
          <w:u w:val="none"/>
          <w:shd w:fill="auto" w:val="clear"/>
          <w:vertAlign w:val="baseline"/>
          <w:rtl w:val="0"/>
        </w:rPr>
        <w:t xml:space="preserve">send to Yellow Card Wallet</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option in the Client’s system to enable the Customer to receive the funds with a Yellow Card wallet.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99853515625" w:line="240" w:lineRule="auto"/>
        <w:ind w:left="0" w:right="34.2492675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28659057617" w:lineRule="auto"/>
        <w:ind w:left="792.9999542236328" w:right="236.6015625" w:hanging="792.999954223632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4.7. The transaction fees for the Disbursement and Collection Service shall be as provided by the API Provider through the API. The transaction fees are non-negotiable and may be revised by the API Provider from time to time, save that any changes in transaction fees shall be communicated to the Client in writing prior to implementation.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9765625" w:line="229.88725662231445" w:lineRule="auto"/>
        <w:ind w:left="0" w:right="251.73706054687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4.8.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Usage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The Parties agree that usage of the API Services is subject to availability.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5. RIGHTS AND OBLIGATIONS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40" w:lineRule="auto"/>
        <w:ind w:left="6.39999389648437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5.1.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API Provider’s Rights and Obligations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3251953125" w:line="229.8883581161499" w:lineRule="auto"/>
        <w:ind w:left="807.9999542236328" w:right="237.041015625" w:firstLine="8.4001159667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5.1.1.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Track Customers’ Activity</w:t>
      </w:r>
      <w:r w:rsidDel="00000000" w:rsidR="00000000" w:rsidRPr="00000000">
        <w:rPr>
          <w:rFonts w:ascii="Times New Roman" w:cs="Times New Roman" w:eastAsia="Times New Roman" w:hAnsi="Times New Roman"/>
          <w:b w:val="1"/>
          <w:bCs w:val="1"/>
          <w:i w:val="1"/>
          <w:iCs w:val="1"/>
          <w:smallCaps w:val="0"/>
          <w:strike w:val="0"/>
          <w:color w:val="000000"/>
          <w:sz w:val="19.999996185302734"/>
          <w:szCs w:val="19.9999961853027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API Provider will track Customers’ activity solely with respect to financial crime monitoring and subject to all applicable laws, rules, and regulations (including, without limitation, privacy), and will provide all relevant information to Client upon request. All such Customer activity that is shared with the Client will be part of Customer Data subject to the confidentiality restrictions of this Agreement. The requirements set forth in Schedule 1 attached hereto shall always apply to this Section 5.1.1.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6.39999389648437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Client's Rights and Obligations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2001953125" w:line="229.88867282867432" w:lineRule="auto"/>
        <w:ind w:left="807.0000457763672" w:right="235.0787353515625" w:firstLine="9.400024414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5.2.1. The Client shall be responsible for the Client Services that it provides to the Customers (including any liability arising therefrom) and for its use of the Customer data, including any losses arising from changes it makes to the Customer data and/or outcomes arising from the Client's combination of the data with other data sources.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3581161499" w:lineRule="auto"/>
        <w:ind w:left="806.5999603271484" w:right="232.6025390625" w:firstLine="9.80010986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5.2.2. The Client shall be responsible for authenticating Customers, ensuring that payments are only processed when they have been requested by the Customer and that payment instructions issued by Customers which have failed the authentication process are rejected.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64421844482" w:lineRule="auto"/>
        <w:ind w:left="806.4000701904297" w:right="233.438720703125" w:firstLine="10"/>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sdt>
        <w:sdtPr>
          <w:id w:val="843377167"/>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5.2.3. The Client is responsible for initiating payment transactions through the APIs and only with the instruction of the Customer and within the parameters of its authority. The Client is responsible also for putting in place commercially reasonable processes to guard against fraud or other misconduct of the Client’s personnel and the Customer. Any instruction received through the API shall be processed as received and the Client absorbs any liability therefrom. </w:t>
      </w:r>
      <w:sdt>
        <w:sdtPr>
          <w:id w:val="139699729"/>
          <w:tag w:val="goog_rdk_1"/>
        </w:sdtPr>
        <w:sdtContent>
          <w:ins w:author="Yellow Card Legal" w:id="0" w:date="2026-05-13T00:00:00Z">
            <w:r w:rsidDel="00000000" w:rsidR="00000000" w:rsidRPr="00000000">
              <w:rPr>
                <w:rFonts w:ascii="Times New Roman" w:cs="Times New Roman" w:eastAsia="Times New Roman" w:hAnsi="Times New Roman"/>
                <w:b w:val="0"/>
                <w:bCs w:val="0"/>
                <w:i w:val="0"/>
                <w:iCs w:val="0"/>
                <w:color w:val="000000"/>
                <w:sz w:val="19.999996185302734"/>
                <w:szCs w:val="19.999996185302734"/>
                <w:rtl w:val="0"/>
              </w:rPr>
              <w:t xml:space="preserve"> For the avoidance of doubt, notwithstanding the foregoing, the API Provider shall be responsible for any direct loss arising from its own incorrect execution of a validly transmitted instruction, including misrouting of funds, duplicate disbursements, or processing errors attributable solely to the API Provider’s systems or operations.</w:t>
            </w:r>
          </w:ins>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5440826416" w:lineRule="auto"/>
        <w:ind w:left="807.9999542236328" w:right="225.8349609375" w:firstLine="8.4001159667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5.2.4. The Client is responsible for any misuse of the API and for any activity that causes damage to the API Provider's system, reputation including but not limited to fraud, misuse of the API, any misrepresentation of the API Provider's products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11.400146484375" w:right="36.82373046875" w:firstLine="7.59948730468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and services, any Security Breach, or persistent poor Client services to Customers.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91019821167" w:lineRule="auto"/>
        <w:ind w:left="1013.800048828125" w:right="44.19677734375" w:firstLine="7.6000976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5.2.5. The Client is responsible for setting up transaction limits and ensuring that their Customers adhere to such limits while using the API Services.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47255706787" w:lineRule="auto"/>
        <w:ind w:left="1012.0001220703125" w:right="33.463134765625" w:firstLine="9.400024414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5.2.6. It is the responsibility of the Client to undertake due diligence/ KYC and sanction screen their Customers before use of the API Services. While using the API Services, the Client shall monitor their Customer’s transactions or use of the API Services as well as report any suspicious transaction and undertake other relevant transaction reporting requirements relating to their Customer’s use of the API Services.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1011.400146484375" w:right="33.14697265625" w:firstLine="10"/>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5.2.7. The text of any press release or other communication made by either Party to be published by or in the media concerning the subject matter of these Terms will require the prior written approval of both Parties.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1560821533" w:lineRule="auto"/>
        <w:ind w:left="1011.400146484375" w:right="34.48974609375" w:firstLine="10"/>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5.2.8. The Parties agree that the Client shall publish on its website that these API services are powered by the API Provider showing the API Provider’s brand name and logo in a conspicuous manner.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9345703125" w:line="240" w:lineRule="auto"/>
        <w:ind w:left="209.19982910156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6. SERVICE LEVELS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47255706787" w:lineRule="auto"/>
        <w:ind w:left="996.400146484375" w:right="42.11669921875" w:firstLine="6.3995361328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Service Level Agreement in Schedule 2 forms part of this Agreement.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208.5998535156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7. EXCUSED PERFORMANCE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14208984375" w:line="229.8883867263794" w:lineRule="auto"/>
        <w:ind w:left="996.5997314453125" w:right="30.60302734375" w:hanging="787.399902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7.1. The API Provider shall be excused from the failure to perform an obligation under this Agreement (including a failure to achieve a Service Level) to the extent that such failure is caused by the failure of the Client or a third-party performing activity on behalf of the Client to perform an obligation assigned to the Client in the Agreement.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52977752686" w:lineRule="auto"/>
        <w:ind w:left="996.5997314453125" w:right="29.942626953125" w:hanging="787.399902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7.2. If the Client or a third-party performing activity on behalf of the Client fails to meet an obligation as contemplated in clause 7.1, the API Provider will notify the Client in writing of the failure by the Client to comply with its responsibilities; and subject to clauses 7.3 and 7.4, nevertheless still use Commercially Reasonable Endeavors to meet its relevant obligation notwithstanding the Client’s failure to comply with its responsibilities.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85726928711" w:lineRule="auto"/>
        <w:ind w:left="997.9998779296875" w:right="34.466552734375" w:hanging="788.800048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7.3. When the API Provider gives the notice referred to in clause 7.2. to the Client, it must notify the Client in writing of the additional costs it would incur to meet its relevant obligation using Commercially Reasonable Endeavors to do so. If the Client does not agree in writing to meet such additional costs, the API Provider will not be required to comply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224914550781" w:line="240" w:lineRule="auto"/>
        <w:ind w:left="0" w:right="24.6484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90.7999420166016" w:right="243.3282470703125" w:hanging="0.8000183105468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with clause 7.2. and shall be excused in providing the services stipulated in this agreement.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47255706787" w:lineRule="auto"/>
        <w:ind w:left="788.4000396728516" w:right="242.022705078125" w:hanging="787.200088500976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7.4. To the extent that any delay in the API Provider’s performance is excused under clause 7, the deadlines for its performance must, to the extent necessary, be extended for a reasonable period to accommodate the delay.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9765625" w:line="229.88725662231445" w:lineRule="auto"/>
        <w:ind w:left="0.7999420166015625" w:right="256.195068359375" w:firstLine="0"/>
        <w:jc w:val="center"/>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8. AML/CTF &amp; REGULATORY OBLIGATIONS &amp; INFORMATION REQUESTS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789.9999237060547" w:right="222.1826171875" w:hanging="783.999938964843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Client is responsible for the verification of customers’ identity, sanction screening, transaction and regulatory monitoring and other relevant AML/CTF regulatory and best practice requirements, including but not limited to Onboarding (KYC/KYB), Sanctions/Adverse media/ PEP screening, AML transaction monitoring, Ongoing monitoring, Travel Rule Regulatory reporting, Law enforcement &amp; FIU.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5726928711" w:lineRule="auto"/>
        <w:ind w:left="790.7999420166016" w:right="239.5782470703125" w:hanging="784.799957275390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8.2.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Client shall be required to cooperate with and assist the API Provider in respect of any law enforcement and regulator requests and inquiries and related processes which arise out of the transactions contemplated in this Agreement. The Client shall further keep such requests confidential and shall not “tip off” any Customer.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1560821533" w:lineRule="auto"/>
        <w:ind w:left="788.4000396728516" w:right="239.1485595703125" w:hanging="782.400054931640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8.3.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Parties hereby acknowledge that each API Partner’s affiliate entity will comply with the in-country and all cross-border -specific AML/CTF, Tax, data privacy, as well as in-country and cross-border-specific regulatory requirements.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7282867432" w:lineRule="auto"/>
        <w:ind w:left="790.4000091552734" w:right="236.7230224609375" w:hanging="784.400024414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Client shall be responsible for providing all accurate payment processing instructions received from Customers and counterparties in terms of the metadata required by the API service provider.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9. CHARGES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5440826416" w:lineRule="auto"/>
        <w:ind w:left="794.8000335693359" w:right="241.3702392578125" w:hanging="793.0000305175781"/>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9.1. As consideration for the provision of the API Services, the Client shall pay the API Provider the charges as provided for in Schedule 3 (Charges). The Charges provided in Schedule 3 are exclusive of all taxes and statutory deductions.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867282867432" w:lineRule="auto"/>
        <w:ind w:left="804.8000335693359" w:right="243.3575439453125" w:hanging="803.0000305175781"/>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9.2. All charges relating to a transaction shall be calculated and deducted from the Client’s Business Account domiciled with the API Provider, once a transaction occurs. The API Provider will compute the charges in accordance with Schedule 3. The charges may be revised from time to time by the API Provider in accordance with market forces and or to ensure the charges are commensurate with the API Services provided. All charges are payable in US</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D or any mutually agreed Stablecoin.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08.4002685546875" w:right="34.5654296875" w:hanging="801.6003417968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sdt>
        <w:sdtPr>
          <w:id w:val="1294420282"/>
          <w:tag w:val="goog_rdk_2"/>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9.3.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highlight w:val="white"/>
          <w:u w:val="none"/>
          <w:vertAlign w:val="baseline"/>
          <w:rtl w:val="0"/>
        </w:rPr>
        <w:t xml:space="preserve">Minimum Monthly Usage Fee.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The Client shall ensure that its monthly transaction volume through the API Services meets or exceeds the minimum transaction threshold set out in Schedule 3 (the “Minimum Usage Threshold”), beginning </w:t>
      </w:r>
      <w:r w:rsidDel="00000000" w:rsidR="00000000" w:rsidRPr="00000000">
        <w:rPr>
          <w:rFonts w:ascii="Times New Roman" w:cs="Times New Roman" w:eastAsia="Times New Roman" w:hAnsi="Times New Roman"/>
          <w:color w:val="000000"/>
          <w:sz w:val="19.999996185302734"/>
          <w:szCs w:val="19.999996185302734"/>
          <w:rtl w:val="0"/>
        </w:rPr>
        <w:t xml:space="preserve">t</w:t>
      </w:r>
      <w:sdt>
        <w:sdtPr>
          <w:id w:val="-1727195573"/>
          <w:tag w:val="goog_rdk_3"/>
        </w:sdtPr>
        <w:sdtContent>
          <w:ins w:author="Shaun Botha" w:id="1" w:date="2026-05-13T13:27:52Z"/>
          <w:sdt>
            <w:sdtPr>
              <w:id w:val="2066428627"/>
              <w:tag w:val="goog_rdk_4"/>
            </w:sdtPr>
            <w:sdtContent>
              <w:ins w:author="Shaun Botha" w:id="1" w:date="2026-05-13T13:27:52Z">
                <w:r w:rsidDel="00000000" w:rsidR="00000000" w:rsidRPr="00000000">
                  <w:rPr>
                    <w:rFonts w:ascii="Times New Roman" w:cs="Times New Roman" w:eastAsia="Times New Roman" w:hAnsi="Times New Roman"/>
                    <w:sz w:val="19.999996185302734"/>
                    <w:szCs w:val="19.999996185302734"/>
                    <w:rtl w:val="0"/>
                    <w:rPrChange w:author="Shaun Botha" w:id="2" w:date="2026-05-13T13:27:52Z">
                      <w:rPr>
                        <w:rFonts w:ascii="Times New Roman" w:cs="Times New Roman" w:eastAsia="Times New Roman" w:hAnsi="Times New Roman"/>
                        <w:color w:val="000000"/>
                        <w:sz w:val="19.999996185302734"/>
                        <w:szCs w:val="19.999996185302734"/>
                      </w:rPr>
                    </w:rPrChange>
                  </w:rPr>
                  <w:t xml:space="preserve">welve</w:t>
                </w:r>
              </w:ins>
            </w:sdtContent>
          </w:sdt>
          <w:ins w:author="Shaun Botha" w:id="1" w:date="2026-05-13T13:27:52Z"/>
        </w:sdtContent>
      </w:sdt>
      <w:sdt>
        <w:sdtPr>
          <w:id w:val="625583641"/>
          <w:tag w:val="goog_rdk_5"/>
        </w:sdtPr>
        <w:sdtContent>
          <w:del w:author="Shaun Botha" w:id="1" w:date="2026-05-13T13:27:52Z">
            <w:r w:rsidDel="00000000" w:rsidR="00000000" w:rsidRPr="00000000">
              <w:rPr>
                <w:rFonts w:ascii="Times New Roman" w:cs="Times New Roman" w:eastAsia="Times New Roman" w:hAnsi="Times New Roman"/>
                <w:color w:val="000000"/>
                <w:sz w:val="19.999996185302734"/>
                <w:szCs w:val="19.999996185302734"/>
                <w:rtl w:val="0"/>
              </w:rPr>
              <w:delText xml:space="preserve">hree</w:delText>
            </w:r>
          </w:del>
        </w:sdtContent>
      </w:sdt>
      <w:r w:rsidDel="00000000" w:rsidR="00000000" w:rsidRPr="00000000">
        <w:rPr>
          <w:rFonts w:ascii="Times New Roman" w:cs="Times New Roman" w:eastAsia="Times New Roman" w:hAnsi="Times New Roman"/>
          <w:color w:val="000000"/>
          <w:sz w:val="19.999996185302734"/>
          <w:szCs w:val="19.999996185302734"/>
          <w:rtl w:val="0"/>
        </w:rPr>
        <w:t xml:space="preserve"> (</w:t>
      </w:r>
      <w:sdt>
        <w:sdtPr>
          <w:id w:val="-518239845"/>
          <w:tag w:val="goog_rdk_6"/>
        </w:sdtPr>
        <w:sdtContent>
          <w:ins w:author="Shaun Botha" w:id="3" w:date="2026-05-13T13:27:55Z"/>
          <w:sdt>
            <w:sdtPr>
              <w:id w:val="-2019595114"/>
              <w:tag w:val="goog_rdk_7"/>
            </w:sdtPr>
            <w:sdtContent>
              <w:ins w:author="Shaun Botha" w:id="3" w:date="2026-05-13T13:27:55Z">
                <w:r w:rsidDel="00000000" w:rsidR="00000000" w:rsidRPr="00000000">
                  <w:rPr>
                    <w:rFonts w:ascii="Times New Roman" w:cs="Times New Roman" w:eastAsia="Times New Roman" w:hAnsi="Times New Roman"/>
                    <w:sz w:val="19.999996185302734"/>
                    <w:szCs w:val="19.999996185302734"/>
                    <w:rtl w:val="0"/>
                    <w:rPrChange w:author="Shaun Botha" w:id="4" w:date="2026-05-13T13:27:55Z">
                      <w:rPr>
                        <w:rFonts w:ascii="Times New Roman" w:cs="Times New Roman" w:eastAsia="Times New Roman" w:hAnsi="Times New Roman"/>
                        <w:color w:val="000000"/>
                        <w:sz w:val="19.999996185302734"/>
                        <w:szCs w:val="19.999996185302734"/>
                      </w:rPr>
                    </w:rPrChange>
                  </w:rPr>
                  <w:t xml:space="preserve">12</w:t>
                </w:r>
              </w:ins>
            </w:sdtContent>
          </w:sdt>
          <w:ins w:author="Shaun Botha" w:id="3" w:date="2026-05-13T13:27:55Z"/>
        </w:sdtContent>
      </w:sdt>
      <w:sdt>
        <w:sdtPr>
          <w:id w:val="1258336251"/>
          <w:tag w:val="goog_rdk_8"/>
        </w:sdtPr>
        <w:sdtContent>
          <w:del w:author="Shaun Botha" w:id="3" w:date="2026-05-13T13:27:55Z">
            <w:r w:rsidDel="00000000" w:rsidR="00000000" w:rsidRPr="00000000">
              <w:rPr>
                <w:rFonts w:ascii="Times New Roman" w:cs="Times New Roman" w:eastAsia="Times New Roman" w:hAnsi="Times New Roman"/>
                <w:color w:val="000000"/>
                <w:sz w:val="19.999996185302734"/>
                <w:szCs w:val="19.999996185302734"/>
                <w:rtl w:val="0"/>
              </w:rPr>
              <w:delText xml:space="preserve">3</w:delText>
            </w:r>
          </w:del>
        </w:sdtContent>
      </w:sdt>
      <w:r w:rsidDel="00000000" w:rsidR="00000000" w:rsidRPr="00000000">
        <w:rPr>
          <w:rFonts w:ascii="Times New Roman" w:cs="Times New Roman" w:eastAsia="Times New Roman" w:hAnsi="Times New Roman"/>
          <w:color w:val="000000"/>
          <w:sz w:val="19.999996185302734"/>
          <w:szCs w:val="19.999996185302734"/>
          <w:rtl w:val="0"/>
        </w:rPr>
        <w:t xml:space="preserve">) full calendar months following the Client’s Go-Live Date. Where the Client’s monthly transaction volume falls below this threshold, the API Provider shall be entitled to debit the minimum usage fee specified in Schedule 3 (the “Minimum Monthly Usage Fee”) from the Client’s wallet on or before the 10th day of the following calendar month. If the Client's wallet has insufficient funds to cover the applicable fee, the Client shall promptly top up its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alance. If the balance remains insufficient for a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eriod exceeding three (3) months following written notice, the API Provider may restrict the Client’s access to the API Services until the outstanding amount is settled in full.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7282867432" w:lineRule="auto"/>
        <w:ind w:left="1008.4002685546875" w:right="32.696533203125" w:hanging="801.6003417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9.4. At the request of the Client, the API Provider will provide to the Client such information as is reasonably required to verify the amounts deducted from the Client’s Business Account provided that this clause does not require the API Provider to adopt an open book approach in respect of its accounting records.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47255706787" w:lineRule="auto"/>
        <w:ind w:left="1010" w:right="34.166259765625" w:hanging="803.200073242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9.5. To ensure proper records, Parties shall undertake a monthly reconciliation of transactions and charges. The Parties shall agree on a date for the reconciliation however, such date shall not exceed the first business day of the next month.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212.00012207031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10. DATA PROTECTION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203125" w:line="229.88802909851074" w:lineRule="auto"/>
        <w:ind w:left="1010" w:right="33.221435546875" w:hanging="787.7996826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10.1. General: Each Party shall, in relation to this Agreement, comply with applicable data privacy, data protection, and cybersecurity laws, rules, and regulations to which the Party is subject to (“Applicable Data Protection Legislation”).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29.88842964172363" w:lineRule="auto"/>
        <w:ind w:left="1010" w:right="34.974365234375" w:hanging="787.7996826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 Customer Data: The Parties agree that the API Provider may process Customer Data that is ‘personal data’ (as defined by Applicable Data Protection Legislation) while fulfilling its obligations under this Agreement. When doing so, the Client will determine the means and purposes by which the personal data will be processed as a data “controller” and the API Provider shall act as “processor” (as defined under the Applicable Data Protection Legislation). Accordingly, the Parties agree that in respect of any personal data that is transferred from the Client (“Disclosing Party”) to the API Provider (“Recipient Party”) in connection with this Agreement (“Relevant Personal Data”), the following terms shall apply: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85726928711" w:lineRule="auto"/>
        <w:ind w:left="1010.3997802734375" w:right="38.80859375" w:firstLine="21.800537109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10.2.1. In respect of any Relevant Personal Data, each Party shall (i) always comply with all Applicable Data Protection Legislation at its own expense and (ii), provide the other party with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201477050781" w:line="240" w:lineRule="auto"/>
        <w:ind w:left="0" w:right="33.848876953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640.391845703125" w:firstLine="1.599884033203125"/>
        <w:jc w:val="both"/>
        <w:rPr>
          <w:rFonts w:ascii="Times New Roman" w:cs="Times New Roman" w:eastAsia="Times New Roman" w:hAnsi="Times New Roman"/>
          <w:b w:val="0"/>
          <w:bCs w:val="0"/>
          <w:i w:val="0"/>
          <w:iCs w:val="0"/>
          <w:smallCaps w:val="0"/>
          <w:strike w:val="0"/>
          <w:color w:val="272727"/>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reasonable cooperation and assistance in connection with its compliance with Applicable Data Protection Legislation in relation to the Relevant Personal Data and any complaint or request made in relation to data subject rights (including a request made in respect of the data subject’s right of access and data portability, right to object, right to be provided with fair processing information and his/her rights to rectification and erasure of their personal data within the statutory response periods</w:t>
      </w:r>
      <w:r w:rsidDel="00000000" w:rsidR="00000000" w:rsidRPr="00000000">
        <w:rPr>
          <w:rFonts w:ascii="Times New Roman" w:cs="Times New Roman" w:eastAsia="Times New Roman" w:hAnsi="Times New Roman"/>
          <w:b w:val="0"/>
          <w:bCs w:val="0"/>
          <w:i w:val="0"/>
          <w:iCs w:val="0"/>
          <w:smallCaps w:val="0"/>
          <w:strike w:val="0"/>
          <w:color w:val="272727"/>
          <w:sz w:val="19.999996185302734"/>
          <w:szCs w:val="19.99999618530273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5440826416" w:lineRule="auto"/>
        <w:ind w:left="0" w:right="622.6080322265625" w:firstLine="23.7998962402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10.2.2. </w:t>
      </w:r>
      <w:r w:rsidDel="00000000" w:rsidR="00000000" w:rsidRPr="00000000">
        <w:rPr>
          <w:rFonts w:ascii="Times New Roman" w:cs="Times New Roman" w:eastAsia="Times New Roman" w:hAnsi="Times New Roman"/>
          <w:b w:val="0"/>
          <w:bCs w:val="0"/>
          <w:i w:val="0"/>
          <w:iCs w:val="0"/>
          <w:smallCaps w:val="0"/>
          <w:strike w:val="0"/>
          <w:color w:val="272727"/>
          <w:sz w:val="19.999996185302734"/>
          <w:szCs w:val="19.999996185302734"/>
          <w:u w:val="none"/>
          <w:shd w:fill="auto" w:val="clear"/>
          <w:vertAlign w:val="baseline"/>
          <w:rtl w:val="0"/>
        </w:rPr>
        <w:t xml:space="preserve">In respect of the Relevant Personal Data, the Disclosing Party warrants, represents,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and undertakes that (i), it has satisfied a statutory ground under the Applicable Data Protection Legislation permitting it to transfer the Relevant Personal Data to the Recipient Party for the Recipient Party to use for the purposes set out in this Agreement (ii), it has delivered to the data subjects such information as is required by Data Protection Legislation including the fact that the Disclosing Party is sharing Relevant Personal Data with the Receiving Party (or a category of recipients which includes the Receiving Party) and the purposes of the data transfer and (iii), to the best of the Disclosing Party’s knowledge, the Relevant Personal Data is accurate and up to date.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78726959229" w:lineRule="auto"/>
        <w:ind w:left="1.599884033203125" w:right="645.05126953125" w:firstLine="22.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10.2.3. In respect of its processing of the Relevant Personal Data, the Recipient Party warrants, represents, and undertakes that: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28659057617" w:lineRule="auto"/>
        <w:ind w:left="270.19989013671875" w:right="621.0870361328125" w:firstLine="23.60000610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10.2.3.1.it shall provide data subjects with all of the information, in a concise, transparent, easy to understand format using clear and plain English, required under the Applicable Data Protection Legislation to ensure that the data subjects understand how their personal data will be processed by the Receiving Party;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71574401855" w:lineRule="auto"/>
        <w:ind w:left="270.5999755859375" w:right="643.5345458984375" w:firstLine="23.19992065429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10.2.3.2.it shall take all appropriate technical and organizational measures against unauthorized or unlawful processing of the Relevant Personal Data and against accidental loss or destruction of, or damage to the Relevant Personal Data, including (without limitation) by: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78574371338" w:lineRule="auto"/>
        <w:ind w:left="271.5998840332031" w:right="647.5341796875" w:firstLine="7.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(a)taking reasonable steps to ensure the reliability of any staff who have access to the Relevant Personal Data;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85009765625" w:line="229.88802909851074" w:lineRule="auto"/>
        <w:ind w:left="271.5998840332031" w:right="645.6292724609375" w:firstLine="6.20010375976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ensuring a level of security appropriate to the nature of the Relevant Personal Data and the risks that are presented by its processing;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91019821167" w:lineRule="auto"/>
        <w:ind w:left="272.39990234375" w:right="646.5625" w:hanging="0.800018310546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where appropriate and reasonably practicable, the encryption and the pseudonymization of the Relevant Personal Data; and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579833984375" w:line="229.88840103149414" w:lineRule="auto"/>
        <w:ind w:left="272.39990234375" w:right="633.204345703125" w:firstLine="3.800048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implementing a process for periodically testing, assessing, and evaluating the effectiveness of technical and organizational measures for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78.800048828125" w:right="48.079833984375" w:firstLine="3.99963378906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ensuring the security of the processing of the Relevant Personal Data.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7282867432" w:lineRule="auto"/>
        <w:ind w:left="876.5997314453125" w:right="35.823974609375" w:firstLine="22.2003173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10.2.3.3.in the event of any breach of security leading to the accidental or unauthorized destruction, loss, alteration, disclosure of, or access to the Relevant Personal Data, it shall notify the Disclosing Party (providing all such details as the Disclosing Party may reasonably request);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6103515625" w:line="229.88847255706787" w:lineRule="auto"/>
        <w:ind w:left="876.5997314453125" w:right="35.413818359375" w:firstLine="22.2003173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10.2.3.4.it shall ensure that only those staff that need to have access to the Relevant Personal Data are given access to the extent reasonably necessary and that such staff are subject to appropriate confidentiality obligations; and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732421875" w:line="229.88847255706787" w:lineRule="auto"/>
        <w:ind w:left="876.5997314453125" w:right="17.098388671875" w:firstLine="22.2003173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10.2.3.5.it shall ensure that any third party to whom it publishes, discloses, or divulges any of the Relevant Personal Data 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40" w:lineRule="auto"/>
        <w:ind w:left="0" w:right="47.648925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subject to appropriate confidentiality 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data security obligations; 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40" w:lineRule="auto"/>
        <w:ind w:left="0" w:right="38.89038085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required to comply with Applicable Data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7534179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Protection Legislation in respect of its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627197265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processing of the Relevant Personal Data.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67282867432" w:lineRule="auto"/>
        <w:ind w:left="612.5994873046875" w:right="46.585693359375" w:hanging="612.5994873046875"/>
        <w:jc w:val="both"/>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10.3. The Recipient Party shall be entitled to share Customer data with third-party services providers and for other uses as the Customer may expressly approve.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11. INTELLECTUAL PROPERTY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83018493652" w:lineRule="auto"/>
        <w:ind w:left="608.599853515625" w:right="44.95849609375" w:hanging="608.59985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11.1. This Agreement does not and will not be deemed to assign to any Party any Intellectual Property Rights (including in data) that are owned by the other Party, whether at the Effective Date or thereafter. For the avoidance of doubt, each Party owns its data.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3295059204" w:lineRule="auto"/>
        <w:ind w:left="606.5997314453125" w:right="40.509033203125" w:hanging="606.599731445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11.2. Except as expressly set out in this Agreement or as otherwise agreed in writing between the Parties,the Client shall not acquire any right, title, or interest in or to the Intellectual Property Rights of the API Provider or its licensors and, the API Provider shall not acquire any right, title, or interest in or to the intellectual property rights of the Client.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12. LICENSES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203125" w:line="229.8883581161499" w:lineRule="auto"/>
        <w:ind w:left="591.5997314453125" w:right="41.785888671875" w:hanging="591.599731445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12.1. The API Provider grants a non-exclusive, non-transferable license in the API to the Client to the extent required for the Client to provide the Client Services to their Customers on the basis that the Client complies with any restrictions placed on its use of the API under this API Contract.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5612792969" w:line="229.88861560821533" w:lineRule="auto"/>
        <w:ind w:left="591.5997314453125" w:right="42.30712890625" w:hanging="591.59973144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12.2. The Client grants to the API Provider a non-exclusive license to its Customer data that it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831237792969" w:line="240" w:lineRule="auto"/>
        <w:ind w:left="0" w:right="31.849365234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81.4000701904297" w:right="224.395751953125" w:firstLine="0"/>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provides to the API Provider for the purposes of executing this API Contract. The API Provider is permitted to transfer such Customer data to a third-party service provider for the purpose of performing this API Contract.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782.9999542236328" w:right="247.1185302734375" w:hanging="772.79998779296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12.3. Each party grants to the other a non-exclusive, non-transferable license to its brand, including logos, trademarks, patent, copyright, names, domain names, imagery etc. for the purposes of providing the Services to the Customers.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91019821167" w:lineRule="auto"/>
        <w:ind w:left="783.7999725341797" w:right="242.8082275390625" w:hanging="773.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12.4. Where the API Contract is terminated or suspended the licenses contained within this clause will be terminated or suspended.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13. CONFIDENTIAL INFORMATION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6748046875" w:line="229.88893032073975" w:lineRule="auto"/>
        <w:ind w:left="781.5900421142578" w:right="251.1749267578125" w:hanging="770.2200317382812"/>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13.1.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For the purposes of this agreement,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single"/>
          <w:shd w:fill="auto" w:val="clear"/>
          <w:vertAlign w:val="baseline"/>
          <w:rtl w:val="0"/>
        </w:rPr>
        <w:t xml:space="preserve">Confidential Information”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means any information (whether or not recorded in documentary form, or stored on any magnetic or optical disk or memory) relating to either party’s business, products, affairs and finances for the time being confidential to such party and trade secrets including, without limitation, technical data and know-how relating to either party’s business or any of its business contacts.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32958984375" w:line="229.8883581161499" w:lineRule="auto"/>
        <w:ind w:left="781.5900421142578" w:right="243.93798828125" w:hanging="770.2200317382812"/>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13.2.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Restrictions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Neither party shall disclose to any Person whatsoever any Confidential Information of the other party. This restriction shall not apply to: (a) any disclosure of Confidential Information authorised in writing by the other party; (b) any disclosure of Confidential Information required by Applicable Law; (c) any information that is already in, or comes into, the public domain other than through its unauthorised disclosure; or (d) any protected disclosure of Confidential Information under Applicable Law.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259033203125" w:line="229.88757133483887" w:lineRule="auto"/>
        <w:ind w:left="781.4000701904297" w:right="247.939453125" w:hanging="771.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13.3.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Confidentiality Obligations</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The Parties must, as long as this API Contract remains in force, and for a period of 5 (five) years thereafter, keep all Confidential Information they receive from each other in strict confidence and shall not publish, employ, exploit, or use the Confidential Information in any manner or make the Confidential Information available to third parties save to achieve the purposes of implementing this API Contract or to the extent permitted by the Disclosing Party.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01904296875" w:line="229.88976001739502" w:lineRule="auto"/>
        <w:ind w:left="783.7999725341797" w:right="228.948974609375" w:hanging="773.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13.4. A Receiving Party must restrict the dissemination of the Confidential Information only to employees, investors, bankers, or professional advisors who are actively involved in the achievement of the objectives of this API Contract, and then only on a “need to know” basis to persons who are also subject to written and professional obligations of confidentiality no less stringent than contained in this clause 13.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8574371338" w:lineRule="auto"/>
        <w:ind w:left="994.1998291015625" w:right="55.693359375" w:hanging="778.99963378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13.5. The Receiving Party bears the burden of proof to establish that any information falls within the exceptions contained above.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29.88847255706787" w:lineRule="auto"/>
        <w:ind w:left="986.400146484375" w:right="39.29931640625" w:hanging="771.199951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13.6. Information disclosed in terms of this Agreement will not be deemed to be within the exceptions in this clause 13 merely because such information is embraced by more general information in the public domain or in a Party’s possession. Any combination of features will not be deemed to be within the foregoing exceptions merely because individual features are in the public domain or in a Party’s possession, but only if the combination itself and its principle of operation are in the public domain or in a Party’s possession.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987.9998779296875" w:right="41.279296875" w:hanging="772.7996826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13.7.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Forced Disclosure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A Party may disclose Confidential Information to satisfy an order of a court or to comply with the provisions of any law or regulation in force from time to time, provided that such Party: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6103515625" w:line="229.8909044265747" w:lineRule="auto"/>
        <w:ind w:left="1632.9998779296875" w:right="43.34228515625" w:hanging="354.0002441406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 Must promptly inform the other Party in writing of its obligation to disclose before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662109375" w:line="240" w:lineRule="auto"/>
        <w:ind w:left="1638.3996582031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disclosure.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29.88847255706787" w:lineRule="auto"/>
        <w:ind w:left="1271.5997314453125" w:right="42.1948242187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 may disclose the Confidential Information only to the extent legally required.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79345703125" w:line="229.8878574371338" w:lineRule="auto"/>
        <w:ind w:left="1633.800048828125" w:right="22.156982421875" w:hanging="355.20019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 must continue to apply the provisions of this clause 13 to such Confidential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0" w:right="863.1054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Information for all other purposes.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29.88847255706787" w:lineRule="auto"/>
        <w:ind w:left="988.800048828125" w:right="37.764892578125" w:hanging="773.59985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13.8.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Each Party acknowledges that the other Party’s Confidential Information is proprietary to the other Party and that its disclosure does not confer any rights in or associated with such Confidential Information to the Receiving Party.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544921875" w:line="229.88845825195312" w:lineRule="auto"/>
        <w:ind w:left="987.9998779296875" w:right="40.35400390625" w:hanging="772.7996826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13.9.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Return of Information.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 Disclosing Party may at any time request a Receiving Party to return any Confidential Information or other material containing, pertaining to, or relating to the Confidential Information and may, in addition, request the Receiving Party to furnish a written statement to the effect that upon such return, it has not retained in its possession, or under its control, either directly or indirectly, any such material. Alternatively, a Receiving Party must, if asked to do so by a Disclosing Party, destroy or irrevocably delete such material and furnish the Disclosing Party with a written statement to the effect that such material has been destroyed or irrevocably deleted (unless the Receiving Party is required by any law to retain a record of such material, but then only to the extent and strictly for the purposes embodied in such obligation).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40869140625" w:line="229.88802909851074" w:lineRule="auto"/>
        <w:ind w:left="988.800048828125" w:right="40.308837890625" w:hanging="773.59985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13.10. The Receiving Party must comply with a request in terms of clause 13.9 within 5 (five) days of receipt of such request.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656127929688" w:line="229.88893032073975" w:lineRule="auto"/>
        <w:ind w:left="1003.399658203125" w:right="44.1943359375" w:hanging="788.1994628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13.11.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Injunctive Relief.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 breach of this Agreement may cause a Disclosing Party loss for which damages might not be an adequate remedy. Therefore, 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198425292969" w:line="240" w:lineRule="auto"/>
        <w:ind w:left="0" w:right="36.44897460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97.9999542236328" w:right="251.49169921875" w:firstLine="6.0000610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addition to remedies otherwise available to a Party, a Party may seek injunctive relief to prevent or mitigate a breach or threatened breach of this Agreement, without having to demonstrate that it has no other adequate remedy in law.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14. SECURITY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64421844482" w:lineRule="auto"/>
        <w:ind w:left="785.1999664306641" w:right="246.6900634765625" w:hanging="7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14.1. Both Parties shall (i), be responsible for the security of their own system (ii), not knowingly transmit any Malware through the use of the API or introduce Malware into any data or message sent to the other Party or into the other Party's system and (iii), use commercially available and current scanning tools (in line with good industry practice) to scan for Malware.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47255706787" w:lineRule="auto"/>
        <w:ind w:left="781.4000701904297" w:right="246.5692138671875" w:hanging="771.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14.2. The Client is responsible for putting in place measures to ensure the security of Customer data and of the Client Services, including by always complying with the Security Requirements during the Term and for not allowing unauthorized individuals to access and use the API Provider's API(s) and data via the Client's System. On request from either Party, the non-requesting Party will provide information evidencing its compliance with this Clause 14. On the occurrence of a Security Breach, the Client must notify the API Provider as soon as reasonably practicable and in any case within twenty-four (24) hours of the Client becoming aware of the Security Breach and provide the API Provider with all the information it has available to it regarding the data affected by the Security Breach.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15. LIMITATION OF LIABILITY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203125" w:line="229.8883581161499" w:lineRule="auto"/>
        <w:ind w:left="783.4000396728516" w:right="246.0986328125" w:hanging="773.200073242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15.1. NO PARTY SHALL BE LIABLE FOR ANY DIRECT LOSS CAUSED IN WHOLE OR IN PART BY ANY ACTIONS UNDERTAKEN BY IT OR ANY OTHER PERSON TO COMPLY WITH FINANCIAL CRIME LAWS OR AN ORDER, DECREE OR DIRECTIVE FROM ANY AUTHORITY. FURTHER, IN NO EVENT SHALL ANY PARTY BE LIABLE FOR ANY INDIRECT, INCIDENTAL, PUNITIVE, SPECIAL OR CONSEQUENTIAL DAMAGES, INCLUDING LOSS OF PROFITS, REVENUE, DATA OR USE, INCURRED BY THE OTHER PARTY OR ANY OTHER PERSON, WHETHER IN AN ACTION IN CONTRACT OR TORT, EVEN IF THE OTHER PARTY OR SUCH OTHER PERSON HAS BEEN ADVISED OF THE POSSIBILITY OF SUCH DAMAGES.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23974609375" w:line="229.8883295059204" w:lineRule="auto"/>
        <w:ind w:left="782.9999542236328" w:right="248.511962890625" w:hanging="772.79998779296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15.2. The Client’s (or the Customer’s) use of the API is at the Client’s own risk. Save for gross negligence or wilful misconduct attributable to the API Provider, neither the API Provider nor any of its owners, officers, affiliates, employees, and agents shall be liable to the Client (or the Customer) for any loss, cost, damage, or other injury, whether in contract or tort, arising out of or caused in whole or in part by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88.800048828125" w:right="37.81494140625"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Client’s (or the Customer’s) use of the API or the information provided through the API.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4421844482" w:lineRule="auto"/>
        <w:ind w:left="986.400146484375" w:right="42.67578125" w:hanging="771.199951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sdt>
        <w:sdtPr>
          <w:id w:val="1999135961"/>
          <w:tag w:val="goog_rdk_9"/>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15.3. The total liability of either Party for any claim arising out of this Agreement shall be limited to </w:t>
      </w:r>
      <w:sdt>
        <w:sdtPr>
          <w:id w:val="1527926092"/>
          <w:tag w:val="goog_rdk_10"/>
        </w:sdtPr>
        <w:sdtContent>
          <w:del w:author="Yellow Card Legal" w:id="5" w:date="2026-05-13T00:00:00Z">
            <w:r w:rsidDel="00000000" w:rsidR="00000000" w:rsidRPr="00000000">
              <w:rPr>
                <w:rFonts w:ascii="Times New Roman" w:cs="Times New Roman" w:eastAsia="Times New Roman" w:hAnsi="Times New Roman"/>
                <w:color w:val="000000"/>
                <w:sz w:val="19.999996185302734"/>
                <w:szCs w:val="19.999996185302734"/>
                <w:rtl w:val="0"/>
              </w:rPr>
              <w:delText xml:space="preserve">the amount of fees actually paid to API provider in the 12 months prior to the event giving rise to such claim</w:delText>
            </w:r>
          </w:del>
        </w:sdtContent>
      </w:sdt>
      <w:sdt>
        <w:sdtPr>
          <w:id w:val="-673164483"/>
          <w:tag w:val="goog_rdk_11"/>
        </w:sdtPr>
        <w:sdtContent>
          <w:ins w:author="Yellow Card Legal" w:id="5" w:date="2026-05-13T00:00:00Z">
            <w:r w:rsidDel="00000000" w:rsidR="00000000" w:rsidRPr="00000000">
              <w:rPr>
                <w:rFonts w:ascii="Times New Roman" w:cs="Times New Roman" w:eastAsia="Times New Roman" w:hAnsi="Times New Roman"/>
                <w:color w:val="000000"/>
                <w:sz w:val="19.999996185302734"/>
                <w:szCs w:val="19.999996185302734"/>
                <w:rtl w:val="0"/>
              </w:rPr>
              <w:t xml:space="preserve">the greater of (i) the total fees actually paid by the Client to the API Provider in the twelve (12) months immediately prior to the event giving rise to such claim, and (ii) USD 25,000</w:t>
            </w:r>
          </w:ins>
        </w:sdtContent>
      </w:sdt>
      <w:r w:rsidDel="00000000" w:rsidR="00000000" w:rsidRPr="00000000">
        <w:rPr>
          <w:rFonts w:ascii="Times New Roman" w:cs="Times New Roman" w:eastAsia="Times New Roman" w:hAnsi="Times New Roman"/>
          <w:color w:val="000000"/>
          <w:sz w:val="19.999996185302734"/>
          <w:szCs w:val="19.999996185302734"/>
          <w:rtl w:val="0"/>
        </w:rPr>
        <w:t xml:space="preserve">. Specifically excluded from this section is claims arising out of </w:t>
      </w:r>
      <w:sdt>
        <w:sdtPr>
          <w:id w:val="-960990438"/>
          <w:tag w:val="goog_rdk_12"/>
        </w:sdtPr>
        <w:sdtContent>
          <w:del w:author="Yellow Card Legal" w:id="6" w:date="2026-05-13T00:00:00Z">
            <w:r w:rsidDel="00000000" w:rsidR="00000000" w:rsidRPr="00000000">
              <w:rPr>
                <w:rFonts w:ascii="Times New Roman" w:cs="Times New Roman" w:eastAsia="Times New Roman" w:hAnsi="Times New Roman"/>
                <w:color w:val="000000"/>
                <w:sz w:val="19.999996185302734"/>
                <w:szCs w:val="19.999996185302734"/>
                <w:rtl w:val="0"/>
              </w:rPr>
              <w:delText xml:space="preserve">a breach of confidentiality provisions or claims of intellectual property infringement or fraud</w:delText>
            </w:r>
          </w:del>
        </w:sdtContent>
      </w:sdt>
      <w:sdt>
        <w:sdtPr>
          <w:id w:val="1157041348"/>
          <w:tag w:val="goog_rdk_13"/>
        </w:sdtPr>
        <w:sdtContent>
          <w:ins w:author="Yellow Card Legal" w:id="6" w:date="2026-05-13T00:00:00Z">
            <w:r w:rsidDel="00000000" w:rsidR="00000000" w:rsidRPr="00000000">
              <w:rPr>
                <w:rFonts w:ascii="Times New Roman" w:cs="Times New Roman" w:eastAsia="Times New Roman" w:hAnsi="Times New Roman"/>
                <w:color w:val="000000"/>
                <w:sz w:val="19.999996185302734"/>
                <w:szCs w:val="19.999996185302734"/>
                <w:rtl w:val="0"/>
              </w:rPr>
              <w:t xml:space="preserve">a breach of confidentiality provisions, claims of intellectual property infringement, fraud, wilful misconduct, gross negligence, or a personal data or security breach attributable to the defaulting Party’s gross negligence or wilful misconduct</w:t>
            </w:r>
          </w:ins>
        </w:sdtContent>
      </w:sdt>
      <w:r w:rsidDel="00000000" w:rsidR="00000000" w:rsidRPr="00000000">
        <w:rPr>
          <w:rFonts w:ascii="Times New Roman" w:cs="Times New Roman" w:eastAsia="Times New Roman" w:hAnsi="Times New Roman"/>
          <w:color w:val="000000"/>
          <w:sz w:val="19.999996185302734"/>
          <w:szCs w:val="19.999996185302734"/>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48828125" w:line="229.8909044265747" w:lineRule="auto"/>
        <w:ind w:left="205" w:right="51.97998046875" w:firstLine="0"/>
        <w:jc w:val="center"/>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16. TERM, TERMINATION AND SUSPENSION OF THE SERVICES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3662109375" w:line="229.88847255706787" w:lineRule="auto"/>
        <w:ind w:left="988.399658203125" w:right="44.58251953125" w:hanging="773.1994628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16.1.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Duration: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term of this Agreement commences on the Effective Date of this Agreement and will continue for an initial period until twelve (12) months from the Effective Date, unless and until earlier terminated as provided under this Agreement (“Initial Term”).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988.399658203125" w:right="42.68310546875" w:hanging="773.1994628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16.2.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Renewal: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Upon expiration of the Initial Term, this Agreement shall renew automatically for additional terms of Twelve (12) months (each a “Renewal Term”), unless terminated by either Party upon thirty (30) days’ notice prior to such renewal date. The Initial Term plus all Renewal Terms shall collectively be referred to as the “Term” of this Agreement.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67282867432" w:lineRule="auto"/>
        <w:ind w:left="986.5997314453125" w:right="50.216064453125" w:hanging="771.3995361328125"/>
        <w:jc w:val="both"/>
        <w:rPr>
          <w:rFonts w:ascii="Times New Roman" w:cs="Times New Roman" w:eastAsia="Times New Roman" w:hAnsi="Times New Roman"/>
          <w:b w:val="0"/>
          <w:bCs w:val="0"/>
          <w:i w:val="0"/>
          <w:iCs w:val="0"/>
          <w:smallCaps w:val="0"/>
          <w:strike w:val="0"/>
          <w:color w:val="202124"/>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16.3.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Termination for Convenience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T</w:t>
      </w:r>
      <w:r w:rsidDel="00000000" w:rsidR="00000000" w:rsidRPr="00000000">
        <w:rPr>
          <w:rFonts w:ascii="Times New Roman" w:cs="Times New Roman" w:eastAsia="Times New Roman" w:hAnsi="Times New Roman"/>
          <w:b w:val="0"/>
          <w:bCs w:val="0"/>
          <w:i w:val="0"/>
          <w:iCs w:val="0"/>
          <w:smallCaps w:val="0"/>
          <w:strike w:val="0"/>
          <w:color w:val="202124"/>
          <w:sz w:val="19.999996185302734"/>
          <w:szCs w:val="19.999996185302734"/>
          <w:u w:val="none"/>
          <w:shd w:fill="auto" w:val="clear"/>
          <w:vertAlign w:val="baseline"/>
          <w:rtl w:val="0"/>
        </w:rPr>
        <w:t xml:space="preserve">his Agreement may be terminated by either of the Parties for any or no reason by giving thirty (30) days written notice to the other party.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47255706787" w:lineRule="auto"/>
        <w:ind w:left="987.9998779296875" w:right="39.5849609375" w:hanging="772.7996826171875"/>
        <w:jc w:val="both"/>
        <w:rPr>
          <w:rFonts w:ascii="Times New Roman" w:cs="Times New Roman" w:eastAsia="Times New Roman" w:hAnsi="Times New Roman"/>
          <w:b w:val="0"/>
          <w:bCs w:val="0"/>
          <w:i w:val="0"/>
          <w:iCs w:val="0"/>
          <w:smallCaps w:val="0"/>
          <w:strike w:val="0"/>
          <w:color w:val="202124"/>
          <w:sz w:val="19.999996185302734"/>
          <w:szCs w:val="19.999996185302734"/>
          <w:u w:val="none"/>
          <w:shd w:fill="fefefe"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API </w:t>
      </w:r>
      <w:r w:rsidDel="00000000" w:rsidR="00000000" w:rsidRPr="00000000">
        <w:rPr>
          <w:rFonts w:ascii="Times New Roman" w:cs="Times New Roman" w:eastAsia="Times New Roman" w:hAnsi="Times New Roman"/>
          <w:b w:val="0"/>
          <w:bCs w:val="0"/>
          <w:i w:val="1"/>
          <w:iCs w:val="1"/>
          <w:smallCaps w:val="0"/>
          <w:strike w:val="0"/>
          <w:color w:val="202124"/>
          <w:sz w:val="19.999996185302734"/>
          <w:szCs w:val="19.999996185302734"/>
          <w:u w:val="none"/>
          <w:shd w:fill="fefefe" w:val="clear"/>
          <w:vertAlign w:val="baseline"/>
          <w:rtl w:val="0"/>
        </w:rPr>
        <w:t xml:space="preserve">Provider Termination right: </w:t>
      </w:r>
      <w:r w:rsidDel="00000000" w:rsidR="00000000" w:rsidRPr="00000000">
        <w:rPr>
          <w:rFonts w:ascii="Times New Roman" w:cs="Times New Roman" w:eastAsia="Times New Roman" w:hAnsi="Times New Roman"/>
          <w:b w:val="0"/>
          <w:bCs w:val="0"/>
          <w:i w:val="0"/>
          <w:iCs w:val="0"/>
          <w:smallCaps w:val="0"/>
          <w:strike w:val="0"/>
          <w:color w:val="202124"/>
          <w:sz w:val="19.999996185302734"/>
          <w:szCs w:val="19.999996185302734"/>
          <w:u w:val="none"/>
          <w:shd w:fill="fefefe" w:val="clear"/>
          <w:vertAlign w:val="baseline"/>
          <w:rtl w:val="0"/>
        </w:rPr>
        <w:t xml:space="preserve">The API Provider has the right to terminate the API Contract immediately by providing written notice if it reasonably believes that any of the following have occurred: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47255706787" w:lineRule="auto"/>
        <w:ind w:left="1008.9996337890625" w:right="52.750244140625" w:firstLine="16.2005615234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16.4.1. the Client no longer fulfills the Eligibility Criteria;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9345703125" w:line="229.88842964172363" w:lineRule="auto"/>
        <w:ind w:left="1003.399658203125" w:right="42.177734375" w:firstLine="21.800537109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16.4.2. the Client has breached any of the conditions of the Agreement that have not been cured within Ten (10) business days following the API Provider’s written notice to Client describing the foregoing (if such violation is capable of cure; and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67282867432" w:lineRule="auto"/>
        <w:ind w:left="1001.5997314453125" w:right="41.673583984375" w:firstLine="23.60046386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16.4.3. the Client declares or acknowledges that it is insolvent or unable to pay its debts as they become due or upon the filing of any proceeding for bankruptcy;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900184631348" w:lineRule="auto"/>
        <w:ind w:left="1005.2001953125" w:right="43.380126953125" w:firstLine="20"/>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16.4.4. the Client introduces Malware into, or otherwise disrupts or attempts to disrupt the API Provider's system;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014343261719" w:line="240" w:lineRule="auto"/>
        <w:ind w:left="0" w:right="39.2492675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88.6000061035156" w:right="237.8363037109375" w:firstLine="21.39999389648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16.4.5. the Client offers the Client Service or conducts itself in a manner that causes damage to the API Provider's reputation, either with the Customers or with the market more widely, including but not limited to regulators;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787.7999877929688" w:right="239.7796630859375" w:firstLine="22.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16.4.6. the Client or its Customer has violated any regulatory or compliance requirements/ guidelines including but not limited to AML/CTF regulations, Sanctions Guideline, FATCA etc; 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725662231445" w:lineRule="auto"/>
        <w:ind w:left="786.2001037597656" w:right="244.7174072265625" w:firstLine="23.799896240234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16.4.7. the Client has failed to comply with the provision of clause 10 above.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9765625" w:line="229.88831520080566" w:lineRule="auto"/>
        <w:ind w:left="771.2001037597656" w:right="220.667724609375" w:hanging="771.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16.5.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Client Termination right: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Client has the right to terminate the API Contract immediately by providing written notice if the API Provider violates any material provision of this API Contract and which has not been cured by the Client within Fifteen (15) business days following written notice from the Client describing such alleged violation (if such violation is capable of cure).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Suspension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26416015625" w:line="229.8878574371338" w:lineRule="auto"/>
        <w:ind w:left="788.6000061035156" w:right="233.6273193359375" w:firstLine="21.39999389648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 The API Provider has the right to suspend the Client's (or Customer’s) access to the API in circumstances where: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67282867432" w:lineRule="auto"/>
        <w:ind w:left="1057.7999877929688" w:right="242.4273681640625" w:firstLine="22.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16.6.1.1.emergency maintenance needs to be carried out. The API Provider shall not accept responsibility for any financial or reputational damage, loss of business, loss of revenue, or any other criminal or civil liability that the Client may experience as a result of a planned or an emergency technical maintenance;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78574371338" w:lineRule="auto"/>
        <w:ind w:left="1060" w:right="245.81298828125" w:firstLine="2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16.6.1.2.there is an actual or suspected Security Breach by the Client or the Customer;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91552734375" w:line="229.8878574371338" w:lineRule="auto"/>
        <w:ind w:left="1058.6000061035156" w:right="216.2518310546875" w:firstLine="21.399993896484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16.6.1.3.there is an actual or suspected breach of this API Contract by the Client;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67282867432" w:lineRule="auto"/>
        <w:ind w:left="1057.7999877929688" w:right="244.8974609375" w:firstLine="22.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16.6.1.4.the Client suffers a Security Breach or other unauthorized access to the systems through which either the API is accessed, or the Customers use the Client Services;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867282867432" w:lineRule="auto"/>
        <w:ind w:left="1058.2000732421875" w:right="239.173583984375" w:firstLine="21.799926757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16.6.1.5.the API Provider has a reasonable concern about the Client's access to or use of the API or the API Provider is subject to a Security Breach;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78574371338" w:lineRule="auto"/>
        <w:ind w:left="1057.7999877929688" w:right="238.095703125" w:firstLine="22.2000122070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16.6.1.6.where the API Provider has any other reasonable grounds for such suspension; or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01904296875" w:line="229.88867282867432" w:lineRule="auto"/>
        <w:ind w:left="1056.3999938964844" w:right="238.6810302734375" w:firstLine="23.60000610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16.6.1.7.where the API Provider reasonably considers that any delay in suspending the API Services would cause the API Provider to be in breach of any Applicable Law or substantial financial or reputational loss.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8574371338" w:lineRule="auto"/>
        <w:ind w:left="1283.6004638671875" w:right="17.109375" w:firstLine="21.40014648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sdt>
        <w:sdtPr>
          <w:id w:val="480163081"/>
          <w:tag w:val="goog_rdk_14"/>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16.6.1.8. the Client has failed to pay the Minimum Monthly Usage Fee within the timeframes stipulated in this Agreement.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29.88878726959229" w:lineRule="auto"/>
        <w:ind w:left="972.4005126953125" w:right="16.064453125" w:hanging="747.399902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16.7. The API Provider has the right to refuse to action an instruction which it reasonably suspects to be a fraudulent transaction or raises a material concern about the security of the API, such refusal would be communicated to the Client promptly.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48828125" w:line="229.88847255706787" w:lineRule="auto"/>
        <w:ind w:left="968.2000732421875" w:right="12.528076171875" w:hanging="743.1994628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16.8. Notwithstanding any other provision in this API Contract, if the API Provider in good faith detects any fraudulent or otherwise illegal activity on its API that happens in connection with the subject matter of this API Contract either by the Client or itsCustomers, the API Provider reserves the right and without any liability, to: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29.88807201385498" w:lineRule="auto"/>
        <w:ind w:left="1013.2000732421875" w:right="15.391845703125" w:firstLine="21.800537109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16.8.1. immediately suspend the API services for such an amount of time as it deems necessary to enable it to conclude any investigations into the matter; 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83018493652" w:lineRule="auto"/>
        <w:ind w:left="1012.80029296875" w:right="9.62890625" w:firstLine="22.2003173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16.8.2. immediately terminate this API Contract without notice if, in its reasonable opinion, continuing its relationship with the Client would cause the API Provider reputational or financial damage due to Client’s or customer’s fraud or other illegal activity.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214.80041503906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17. CONSEQUENCES OF TERMINATION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2001953125" w:line="229.88878726959229" w:lineRule="auto"/>
        <w:ind w:left="1013.6004638671875" w:right="22.825927734375" w:hanging="788.59985351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17.1. On termination or suspension of this API Contract, the Client (or their Customer) will no longer have any rights to access the API.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47255706787" w:lineRule="auto"/>
        <w:ind w:left="1011.400146484375" w:right="13.072509765625" w:hanging="786.3995361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17.2. Immediately upon termination, or within five (5) business days upon termination without notice, both Parties agree to take all necessary steps to effectively cease their cooperation, including without limitation such actions as: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78574371338" w:lineRule="auto"/>
        <w:ind w:left="1018.800048828125" w:right="21.080322265625" w:firstLine="16.2005615234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17.2.1. Disconnecting the API services from the Client;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40" w:lineRule="auto"/>
        <w:ind w:left="0" w:right="807.95288085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17.2.2. Removing any implemented API;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172607421875" w:line="229.88842964172363" w:lineRule="auto"/>
        <w:ind w:left="1012.80029296875" w:right="14.617919921875" w:firstLine="22.20031738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17.2.3. Removing any promotional, marketing, or advertising materials promoting the use of the API Services made available to the Client, including the removal of any and all User Interface elements from the Client’s Platform that may have been implemented in connection with the API Services;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17.2.4. Delete API keys and accounts.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802001953125" w:line="229.88867282867432" w:lineRule="auto"/>
        <w:ind w:left="996.400146484375" w:right="13.45703125" w:hanging="771.3995361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17.3. The Client shall allow the API Provider to collect all its accrued Transaction Fees, as per clause 11 above, before withdrawing any of its funds or assets from the Client’s Account. For this purpose, the API Partner is permitted to restrict access to the Business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831237792969" w:line="240" w:lineRule="auto"/>
        <w:ind w:left="0" w:right="6.44897460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9</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81.5999603271484" w:right="258.2952880859375" w:firstLine="1.80007934570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Account pending when all transaction fees have been deducted from the account.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6103515625" w:line="229.88895893096924" w:lineRule="auto"/>
        <w:ind w:left="782.9999542236328" w:right="250.3582763671875" w:hanging="772.79998779296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17.4. Client shall only withdraw any funds or crypto assets left in the Business Account when the API Partner has deducted all accrued transaction fees, and all pending funds disbursement instructions have been implemented except canceled by the Client.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48828125" w:line="229.88847255706787" w:lineRule="auto"/>
        <w:ind w:left="781.5999603271484" w:right="248.1683349609375" w:hanging="771.3999938964844"/>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17.5. In the event that the API Provider is unable to collect its duly earned Transaction Fees due to the Client’s Account balance being too low, the API Provider shall issue the Client with an invoice for all unpaid Transaction Fees, and such invoice shall become payable by the Client within five (5) business days from the date of its delivery.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40" w:lineRule="auto"/>
        <w:ind w:left="0"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18. WARRANTIES AND REPRESENTATIONS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958984375" w:line="229.8885440826416" w:lineRule="auto"/>
        <w:ind w:left="783.7999725341797" w:right="244.4793701171875" w:hanging="773.600006103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18.1. The Client warrants, represents, and undertakes to the API Provider that (i), it has the necessary rights to perform its obligations under the API Contract (ii), it has full legal authority to enter into the API Contract (iii), it will notify the API Provider if its circumstances change such that it does not, or in the future will not, fulfill the Eligibility Criteria and (iv), all information provided by or on behalf of the Client to API Provider is accurate and complete.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5440826416" w:lineRule="auto"/>
        <w:ind w:left="796.4000701904297" w:right="243.2659912109375" w:hanging="771.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18.2. The API Provider warrants, represents, and undertakes to the Client that (i), it has the necessary rights to perform its obligations under the API Contract (ii), it has full legal authority to enter into the API Contract and (iii), the APIs do not and will not infringe, constitute the misappropriation of or otherwise violate the rights of any third party (including, without limitation, any intellectual property rights).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3867263794" w:lineRule="auto"/>
        <w:ind w:left="781.4000701904297" w:right="252.318115234375" w:hanging="771.20010375976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18.3.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Each Party shall perform its obligations under this Agreement in material compliance with all laws, rules, regulations, orders, and other legally binding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highlight w:val="white"/>
          <w:u w:val="none"/>
          <w:vertAlign w:val="baseline"/>
          <w:rtl w:val="0"/>
        </w:rPr>
        <w:t xml:space="preserve">ronouncements of any governmental authority, foreign or domestic, applicable to and governing such party’s performance of its obligations under this Agreement</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23974609375" w:line="229.8883581161499" w:lineRule="auto"/>
        <w:ind w:left="782.9999542236328" w:right="249.3853759765625" w:hanging="772.79998779296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18.4. The API Provider shall use all commercially reasonable endeavors to ensure that instructions conveyed to the API Provider through the API are executed by the API Provider as received. The Client agrees that access to the API is at its sole risk.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847255706787" w:lineRule="auto"/>
        <w:ind w:left="783.4000396728516" w:right="228.4625244140625" w:hanging="773.200073242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18.5. Except for the express warranties set forth herein, the API Provider makes no warranties in respect of its System, API, Software or Services, and the API Provider disclaims all other warranties and conditions, express or implied, with respect thereto, including all implied warranties or conditions of merchantability or fitness for a particular purpose.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93.399658203125" w:right="40.54443359375" w:hanging="0.5999755859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API services are provided to the Client on an “as is” basis.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96884918213" w:lineRule="auto"/>
        <w:ind w:left="1009.7998046875" w:right="49.89501953125" w:hanging="804.7998046875"/>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19. FINANCIAL CRIME AND BRIBERY AND CORRUPTION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42041015625" w:line="229.88900184631348" w:lineRule="auto"/>
        <w:ind w:left="986.5899658203125" w:right="27.877197265625" w:firstLine="3.569946289062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so long as this agreement remains in effect, each party covenants and undertakes: (a) not to engage in any activity that constitutes or, if conducted, would constitute a breach of this agreement or a violation of Applicable Law which may be relevant to this agreement and the transactions contemplated hereby, Bribery and Corruption Laws and Financial Crime Laws; and (b) promptly upon becoming aware of any such breach or violation, to notify the other party of, take remedial action regarding, and assist the other party with investigating the same.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14306640625" w:line="240" w:lineRule="auto"/>
        <w:ind w:left="196.59973144531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20. INDEMNIFICATION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810546875" w:line="229.88852977752686" w:lineRule="auto"/>
        <w:ind w:left="987.9998779296875" w:right="44.83154296875" w:hanging="79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20.1. Each Party shall indemnify and hold harmless the other Party and its directors, officers, employees, agents, and representatives (each, an “Indemnified Party”) from and against any and all losses, costs, expenses, liabilities, damages, demands and claims (collectively, “Losses”) arising from a breach by it (or otherwise attributed to it by its authorised agents and/or contractors) of this API Contract save if and to the extent any such Losses were caused by the wilful misconduct or gross negligence of the Indemnified Party. The Client shall further indemnify the API Provider against: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29.8881721496582" w:lineRule="auto"/>
        <w:ind w:left="1008.599853515625" w:right="57.906494140625" w:hanging="2.6000976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20.1.1. any failure to provide the Client Services or any claims made by Customers in relation to the Client Services;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9345703125" w:line="229.88847255706787" w:lineRule="auto"/>
        <w:ind w:left="1003.800048828125" w:right="40.159912109375" w:firstLine="2.1997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20.1.2. any loss, payment error or duplication error made by the API Provider as a result of the fault of the Client/Customer or where the API Provider acted on information/instruction passed through the API;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7138671875" w:line="229.8885726928711" w:lineRule="auto"/>
        <w:ind w:left="1008.599853515625" w:right="38.131103515625" w:hanging="2.6000976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20.1.3. fraudulent, wilful or grossly negligent, actions wholly or partially attributable to the act or acts of the Client or the Customer, or its agents or contractors; and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40869140625" w:line="229.88802909851074" w:lineRule="auto"/>
        <w:ind w:left="1008.599853515625" w:right="41.845703125" w:hanging="2.60009765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20.1.4. any taxes, duties, or other charges which are or may be imposed on the Client/Customer in connection with this API Contract.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40" w:lineRule="auto"/>
        <w:ind w:left="196.59973144531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sdt>
        <w:sdtPr>
          <w:id w:val="-198043181"/>
          <w:tag w:val="goog_rdk_15"/>
        </w:sdtPr>
        <w:sdtContent>
          <w:commentRangeStart w:id="4"/>
        </w:sdtContent>
      </w:sdt>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21. SUB-CONTRACTING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89501953125" w:line="229.8883867263794" w:lineRule="auto"/>
        <w:ind w:left="999.4000244140625" w:right="39.98046875" w:firstLine="8.3996582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API Contract is personal to each of the Parties. </w:t>
      </w:r>
      <w:sdt>
        <w:sdtPr>
          <w:id w:val="1669270682"/>
          <w:tag w:val="goog_rdk_16"/>
        </w:sdtPr>
        <w:sdtContent>
          <w:del w:author="Yellow Card Legal" w:id="7" w:date="2026-05-13T00:00:00Z">
            <w:r w:rsidDel="00000000" w:rsidR="00000000" w:rsidRPr="00000000">
              <w:rPr>
                <w:rFonts w:ascii="Times New Roman" w:cs="Times New Roman" w:eastAsia="Times New Roman" w:hAnsi="Times New Roman"/>
                <w:color w:val="000000"/>
                <w:sz w:val="19.999996185302734"/>
                <w:szCs w:val="19.999996185302734"/>
                <w:rtl w:val="0"/>
              </w:rPr>
              <w:delText xml:space="preserve">No Party may assign, novate, or transfer in any way, or charge the benefit of, any of its rights, liabilities or obligations under the API Contract on a temporary or permanent basis to any Third Party without the other Party’s prior written consent; provided that either Party may assign this API </w:delText>
            </w:r>
          </w:del>
        </w:sdtContent>
      </w:sdt>
      <w:sdt>
        <w:sdtPr>
          <w:id w:val="-206316057"/>
          <w:tag w:val="goog_rdk_17"/>
        </w:sdtPr>
        <w:sdtContent>
          <w:ins w:author="Yellow Card Legal" w:id="7" w:date="2026-05-13T00:00:00Z">
            <w:r w:rsidDel="00000000" w:rsidR="00000000" w:rsidRPr="00000000">
              <w:rPr>
                <w:rFonts w:ascii="Times New Roman" w:cs="Times New Roman" w:eastAsia="Times New Roman" w:hAnsi="Times New Roman"/>
                <w:color w:val="000000"/>
                <w:sz w:val="19.999996185302734"/>
                <w:szCs w:val="19.999996185302734"/>
                <w:rtl w:val="0"/>
              </w:rPr>
              <w:t xml:space="preserve">Neither Party may sub-contract or delegate the performance of any of its material obligations under this Agreement to a third party without the prior written consent of the other Party (not to be unreasonably withheld or delayed), except that the API Provider may engage Affiliates and pre-approved sub-contractors in the ordinary course of providing the API Services. For the avoidance of doubt, assignment, novation, and transfer of this Agreement are governed exclusively by clause 24.8. </w:t>
            </w:r>
          </w:ins>
        </w:sdtContent>
      </w:sdt>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538940429688" w:line="240" w:lineRule="auto"/>
        <w:ind w:left="0" w:right="34.848632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05.5999755859375" w:right="225.47119140625" w:firstLine="7.40005493164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sdt>
        <w:sdtPr>
          <w:id w:val="-970078982"/>
          <w:tag w:val="goog_rdk_19"/>
        </w:sdtPr>
        <w:sdtContent>
          <w:del w:author="Yellow Card Legal" w:id="8" w:date="2026-05-13T00:00:00Z">
            <w:r w:rsidDel="00000000" w:rsidR="00000000" w:rsidRPr="00000000">
              <w:rPr>
                <w:rFonts w:ascii="Times New Roman" w:cs="Times New Roman" w:eastAsia="Times New Roman" w:hAnsi="Times New Roman"/>
                <w:color w:val="000000"/>
                <w:sz w:val="19.999996185302734"/>
                <w:szCs w:val="19.999996185302734"/>
                <w:rtl w:val="0"/>
              </w:rPr>
              <w:delText xml:space="preserve">Contract to an Affiliate or in the event of the sale of all or substantially all of its stock, assets or business to which this API Contract relates without such consent, provided that the Party to which this API Contract is assigned agrees in writing to be bound by the terms and conditions hereunder. </w:delText>
            </w:r>
          </w:del>
        </w:sdtContent>
      </w:sdt>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60005187988281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22. API VARIATIONS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3251953125" w:line="229.8883581161499" w:lineRule="auto"/>
        <w:ind w:left="807.4000549316406" w:right="242.02392578125" w:hanging="807.400054931640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22.1. Any changes which the API Provider may make to the API, or their specifications will be communicated to the Client by email to the Client's Service Manager or via the API Provider's API Portal. Where practicable, the API Provider may give the Client notice before to making any changes to the API, save in any case of security incidents, data breaches, emergency incidents or where the API Provider reasonably considers that any delay in making the changes would cause the API Provider to be in breach of Applicable Law or result in a financial loss.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0.600051879882812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23. DISPUTE RESOLUTION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3251953125" w:line="229.88757133483887" w:lineRule="auto"/>
        <w:ind w:left="813.0000305175781" w:right="239.896240234375" w:hanging="813.0000305175781"/>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sdt>
        <w:sdtPr>
          <w:id w:val="578656077"/>
          <w:tag w:val="goog_rdk_20"/>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23.1.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Governing Law.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governing law of this agreement shall be the substantive law of England and Wales.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805.4000854492188" w:right="214.2498779296875" w:hanging="805.40008544921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23.2.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Mediation and Arbitration</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In the event of any dispute or claim arising out of or in connection with this agreement, including non-contractual disputes or claims, or any question regarding their existence, validity or termination (each, a “Dispute”), the parties shall first seek settlement of that Dispute by mediation in accordance with the Mediation Rules of the London Court of International (the “LCIA”), which Rules are deemed to be incorporated by reference into this clause. If the Dispute is not settled by mediation within thirty (30) days of the commencement of the mediation or such further period as the parties may agree in writing, the Dispute shall, save as otherwise provided in clause 23.3, be referred to and finally resolved by arbitration under the Arbitration Rules of the LCIA, which Rules are deemed to be incorporated by reference into this clause. The language to be used in the arbitration shall be English. In any arbitration commenced pursuant to this clause, the number of arbitrators shall be one, and the seat, or legal place, of arbitration shall be </w:t>
      </w:r>
      <w:sdt>
        <w:sdtPr>
          <w:id w:val="-1746526386"/>
          <w:tag w:val="goog_rdk_21"/>
        </w:sdtPr>
        <w:sdtContent>
          <w:del w:author="Yellow Card Legal" w:id="9" w:date="2026-05-13T00:00:00Z">
            <w:r w:rsidDel="00000000" w:rsidR="00000000" w:rsidRPr="00000000">
              <w:rPr>
                <w:rFonts w:ascii="Times New Roman" w:cs="Times New Roman" w:eastAsia="Times New Roman" w:hAnsi="Times New Roman"/>
                <w:color w:val="000000"/>
                <w:sz w:val="19.999996185302734"/>
                <w:szCs w:val="19.999996185302734"/>
                <w:rtl w:val="0"/>
              </w:rPr>
              <w:delText xml:space="preserve">London</w:delText>
            </w:r>
          </w:del>
        </w:sdtContent>
      </w:sdt>
      <w:sdt>
        <w:sdtPr>
          <w:id w:val="-1669314082"/>
          <w:tag w:val="goog_rdk_22"/>
        </w:sdtPr>
        <w:sdtContent>
          <w:ins w:author="Yellow Card Legal" w:id="9" w:date="2026-05-13T00:00:00Z">
            <w:r w:rsidDel="00000000" w:rsidR="00000000" w:rsidRPr="00000000">
              <w:rPr>
                <w:rFonts w:ascii="Times New Roman" w:cs="Times New Roman" w:eastAsia="Times New Roman" w:hAnsi="Times New Roman"/>
                <w:color w:val="000000"/>
                <w:sz w:val="19.999996185302734"/>
                <w:szCs w:val="19.999996185302734"/>
                <w:rtl w:val="0"/>
              </w:rPr>
              <w:t xml:space="preserve">Johannesburg, South Africa</w:t>
            </w:r>
          </w:ins>
        </w:sdtContent>
      </w:sdt>
      <w:r w:rsidDel="00000000" w:rsidR="00000000" w:rsidRPr="00000000">
        <w:rPr>
          <w:rFonts w:ascii="Times New Roman" w:cs="Times New Roman" w:eastAsia="Times New Roman" w:hAnsi="Times New Roman"/>
          <w:color w:val="000000"/>
          <w:sz w:val="19.999996185302734"/>
          <w:szCs w:val="19.999996185302734"/>
          <w:rtl w:val="0"/>
        </w:rPr>
        <w:t xml:space="preserve">. </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23974609375" w:line="229.88797187805176" w:lineRule="auto"/>
        <w:ind w:left="807.4000549316406" w:right="236.834716796875" w:hanging="807.400054931640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23.3.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Costs and Expenses</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w:t>
      </w:r>
      <w:sdt>
        <w:sdtPr>
          <w:id w:val="-1202608217"/>
          <w:tag w:val="goog_rdk_23"/>
        </w:sdtPr>
        <w:sdtContent>
          <w:del w:author="Yellow Card Legal" w:id="10" w:date="2026-05-13T00:00:00Z">
            <w:r w:rsidDel="00000000" w:rsidR="00000000" w:rsidRPr="00000000">
              <w:rPr>
                <w:rFonts w:ascii="Times New Roman" w:cs="Times New Roman" w:eastAsia="Times New Roman" w:hAnsi="Times New Roman"/>
                <w:color w:val="000000"/>
                <w:sz w:val="19.999996185302734"/>
                <w:szCs w:val="19.999996185302734"/>
                <w:rtl w:val="0"/>
              </w:rPr>
              <w:delText xml:space="preserve">Each party shall bear its own costs and expenses (including, without limitation, attorneys’ fees) incurred in connection with any mediation, arbitration or court proceeding.</w:delText>
            </w:r>
          </w:del>
        </w:sdtContent>
      </w:sdt>
      <w:sdt>
        <w:sdtPr>
          <w:id w:val="58726526"/>
          <w:tag w:val="goog_rdk_24"/>
        </w:sdtPr>
        <w:sdtContent>
          <w:ins w:author="Yellow Card Legal" w:id="10" w:date="2026-05-13T00:00:00Z">
            <w:r w:rsidDel="00000000" w:rsidR="00000000" w:rsidRPr="00000000">
              <w:rPr>
                <w:rFonts w:ascii="Times New Roman" w:cs="Times New Roman" w:eastAsia="Times New Roman" w:hAnsi="Times New Roman"/>
                <w:color w:val="000000"/>
                <w:sz w:val="19.999996185302734"/>
                <w:szCs w:val="19.999996185302734"/>
                <w:rtl w:val="0"/>
              </w:rPr>
              <w:t xml:space="preserve">Costs shall follow the event. The arbitral tribunal shall have full discretion to award costs (including reasonable legal fees and tribunal expenses) to the prevailing Party. Where neither Party fully prevails, the tribunal may apportion costs as it considers just.</w:t>
            </w:r>
          </w:ins>
        </w:sdtContent>
      </w:sdt>
      <w:r w:rsidDel="00000000" w:rsidR="00000000" w:rsidRPr="00000000">
        <w:rPr>
          <w:rFonts w:ascii="Times New Roman" w:cs="Times New Roman" w:eastAsia="Times New Roman" w:hAnsi="Times New Roman"/>
          <w:color w:val="000000"/>
          <w:sz w:val="19.999996185302734"/>
          <w:szCs w:val="19.999996185302734"/>
          <w:rtl w:val="0"/>
        </w:rPr>
        <w:t xml:space="preserve">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8544921875" w:line="229.88824367523193" w:lineRule="auto"/>
        <w:ind w:left="805.4000854492188" w:right="236.888427734375" w:hanging="805.4000854492188"/>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23.4. </w:t>
      </w:r>
      <w:r w:rsidDel="00000000" w:rsidR="00000000" w:rsidRPr="00000000">
        <w:rPr>
          <w:rFonts w:ascii="Times New Roman" w:cs="Times New Roman" w:eastAsia="Times New Roman" w:hAnsi="Times New Roman"/>
          <w:b w:val="0"/>
          <w:bCs w:val="0"/>
          <w:i w:val="1"/>
          <w:iCs w:val="1"/>
          <w:smallCaps w:val="0"/>
          <w:strike w:val="0"/>
          <w:color w:val="000000"/>
          <w:sz w:val="19.999996185302734"/>
          <w:szCs w:val="19.999996185302734"/>
          <w:u w:val="none"/>
          <w:shd w:fill="auto" w:val="clear"/>
          <w:vertAlign w:val="baseline"/>
          <w:rtl w:val="0"/>
        </w:rPr>
        <w:t xml:space="preserve">Injunctive Relief</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 Notwithstanding the other provisions of this clause, any party may seek injunctive relief or specific performance in any court of competent jurisdiction to enforce its rights under this agreement in the event that by failing 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17.60009765625" w:right="38.941650390625" w:hanging="0.20019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do so it will suffer immediate and irreparable harm or damage, or be subject to unconscionable acts.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06103515625" w:line="240" w:lineRule="auto"/>
        <w:ind w:left="205.599975585937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24. MISCELLANEOUS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796875" w:line="229.8885726928711" w:lineRule="auto"/>
        <w:ind w:left="1012.900390625" w:right="20.804443359375" w:hanging="807.90039062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24.1.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Force Majeure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Neither party shall be in breach of this agreement and neither of them shall be liable or have responsibility of any kind for any loss or damage incurred by the other as a result of any total or partial failure, interruption or delay in the performance of its obligations under this agreement that are occasioned by circumstances outside of its control, including, but not limited to, any act of God, natural catastrophe or calamity, global pandemic, war, terrorism, civil commotion or unrest, labor dispute, interruption of power supply, action by an Authority, or any other reason beyond its control.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6123046875" w:line="229.88847255706787" w:lineRule="auto"/>
        <w:ind w:left="1012.0599365234375" w:right="31.693115234375" w:hanging="807.059936523437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24.2.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Electronic Communication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parties may communicate with each other via Electronic Communication in lieu of communication in writing or print form, unless otherwise provided in this agreement.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423095703125" w:line="229.8935079574585" w:lineRule="auto"/>
        <w:ind w:left="997.0599365234375" w:right="35.9619140625" w:hanging="791.849975585937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24.3.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Nature of Relationship.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Neither this agreement nor any course of dealing between the parties shall create any agency, partnership, or joint venture relationship between them.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69580078125" w:line="229.8855686187744" w:lineRule="auto"/>
        <w:ind w:left="995.3802490234375" w:right="29.918212890625" w:hanging="790.170288085937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24.4.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Severability.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any provision of this agreement is determined to be void or unenforceable, that provision shall be severed, and, if applicable, such provision shall be replaced with a valid and enforceable provision that most closely approximates the intent of the parties.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55029296875" w:line="229.88850116729736" w:lineRule="auto"/>
        <w:ind w:left="995.3802490234375" w:right="21.785888671875" w:hanging="790.170288085937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24.5.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Waiver.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waiver by either party or the failure by either party to claim a breach of any provision of this agreement shall not be deemed to constitute a waiver or estoppel with respect to any subsequent breach of any provision hereof. Any failure or delay by either party in exercising any right, power or privilege under this agreement shall not be presumed to operate as a waiver, and a single or partial exercise of any right, power or privilege shall not be presumed to preclude any subsequent or further exercise of that right, power or privilege or exercise of any other right, power or privilege.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153564453125" w:line="229.8832654953003" w:lineRule="auto"/>
        <w:ind w:left="997.48046875" w:right="41.046142578125" w:hanging="792.270507812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24.6.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Amendment.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agreement may only be amended, modified or supplemented by the mutual written agreement of both parties.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79443359375" w:line="229.88847255706787" w:lineRule="auto"/>
        <w:ind w:left="997.0599365234375" w:right="32.581787109375" w:hanging="791.849975585937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24.7.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Entire Agreement.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agreement constitutes the entire agreement between the parties with respect to the subject matter hereof and supersedes in their entirety any prior agreements, whether written or oral.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107788085938" w:line="229.87453937530518" w:lineRule="auto"/>
        <w:ind w:left="997.0599365234375" w:right="39.8583984375" w:hanging="791.84997558593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24.8.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Assignment.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Neither party may assign any of its rights or obligations arising under this agreement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673217773438" w:line="240" w:lineRule="auto"/>
        <w:ind w:left="0" w:right="43.0493164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sectPr>
          <w:type w:val="continuous"/>
          <w:pgSz w:h="16840" w:w="11920" w:orient="portrait"/>
          <w:pgMar w:bottom="758.2615661621094" w:top="390" w:left="724.1999816894531" w:right="738.61083984375" w:header="0" w:footer="720"/>
          <w:cols w:equalWidth="0" w:num="2">
            <w:col w:space="0" w:w="5228.594589233398"/>
            <w:col w:space="0" w:w="5228.594589233398"/>
          </w:cols>
        </w:sect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60070800781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without the prior written consent of the other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579925537109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party. </w:t>
      </w:r>
      <w:sdt>
        <w:sdtPr>
          <w:id w:val="-343153933"/>
          <w:tag w:val="goog_rdk_25"/>
        </w:sdtPr>
        <w:sdtContent>
          <w:ins w:author="Yellow Card Legal" w:id="11" w:date="2026-05-13T00:00:00Z">
            <w:r w:rsidDel="00000000" w:rsidR="00000000" w:rsidRPr="00000000">
              <w:rPr>
                <w:rFonts w:ascii="Times New Roman" w:cs="Times New Roman" w:eastAsia="Times New Roman" w:hAnsi="Times New Roman"/>
                <w:color w:val="000000"/>
                <w:sz w:val="21"/>
                <w:szCs w:val="21"/>
                <w:rtl w:val="0"/>
              </w:rPr>
              <w:t xml:space="preserve">Notwithstanding the foregoing: (a) either Party may assign this Agreement to an Affiliate without consent, provided the assigning Party remains primarily liable for its obligations hereunder and gives prior written notice; and (b) the API Provider may assign this Agreement in connection with a merger, acquisition, reorganisation, or sale of all or substantially all of its assets or business, upon thirty (30) days’ prior written notice to the Client.</w:t>
            </w:r>
          </w:ins>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357421875" w:line="240" w:lineRule="auto"/>
        <w:ind w:left="514.41001892089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24.9.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Third Party Rights.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Person other than a party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100067138671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this agreement shall have the right to enforce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559967041015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any terms of this agreement.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4794921875" w:line="240" w:lineRule="auto"/>
        <w:ind w:left="514.41001892089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24.10.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Counterparts.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agreement may be executed 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140045166015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counterparts, all of which together shall constitute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140045166015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and the same agreement.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4794921875" w:line="240" w:lineRule="auto"/>
        <w:ind w:left="514.41001892089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24.11.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Method of Execution.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agreement may be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69927978515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executed and delivered by electronic signature 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00695800781"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signed PDF copy.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60546875" w:line="240" w:lineRule="auto"/>
        <w:ind w:left="927.6000213623047"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NOW WHEREFORE this Agreement has been executed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2000122070312"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and delivered by the Parties as of the Effective Date.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5.369873046875" w:line="240" w:lineRule="auto"/>
        <w:ind w:left="0" w:right="512.8491210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sectPr>
          <w:type w:val="continuous"/>
          <w:pgSz w:h="16840" w:w="11920" w:orient="portrait"/>
          <w:pgMar w:bottom="758.2615661621094" w:top="390" w:left="210" w:right="230" w:header="0" w:footer="720"/>
        </w:sect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61.689453125" w:lineRule="auto"/>
        <w:ind w:left="0"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sectPr>
          <w:type w:val="continuous"/>
          <w:pgSz w:h="16840" w:w="11920" w:orient="portrait"/>
          <w:pgMar w:bottom="758.2615661621094" w:top="390" w:left="1440" w:right="1440" w:header="0" w:footer="720"/>
        </w:sect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drawing>
          <wp:inline distB="19050" distT="19050" distL="19050" distR="19050">
            <wp:extent cx="2962275" cy="23431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62275" cy="23431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drawing>
          <wp:inline distB="19050" distT="19050" distL="19050" distR="19050">
            <wp:extent cx="2962275" cy="246697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62275" cy="24669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SCHEDULE 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177734375" w:line="240" w:lineRule="auto"/>
        <w:ind w:left="0" w:right="0" w:firstLine="0"/>
        <w:jc w:val="center"/>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SECURITY REQUIREMENTS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0546875" w:line="240" w:lineRule="auto"/>
        <w:ind w:left="515.9999847412109"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parties hereby agree as follows: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2529296875" w:line="240" w:lineRule="auto"/>
        <w:ind w:left="770.2746582031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 that a secure connection must be established before data is transferred;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177734375" w:line="240" w:lineRule="auto"/>
        <w:ind w:left="714.7298431396484"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ii. each Party will be responsible for the security of its own system;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5439453125" w:line="264.37663078308105" w:lineRule="auto"/>
        <w:ind w:left="1235.8000183105469" w:right="509.791259765625" w:hanging="576.6149139404297"/>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iii. each Party has agreed not to transmit any Malware and vulnerabilities through use of the APIs or introduce Malware into any data or transmission sent to the other Party or introduced into the other Party's system, and will notify the other immediately after becoming aware there might have been a security flaw or Malware in any transmission;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568359375" w:line="264.3668746948242" w:lineRule="auto"/>
        <w:ind w:left="1229.6000671386719" w:right="506.787109375" w:hanging="546.2979125976562"/>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iv. each Party will use commercially available and current Vulnerability assessment tools (in line with good industry practice) to test for Malware and vulnerabilities;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7353515625" w:line="264.3668746948242" w:lineRule="auto"/>
        <w:ind w:left="1231.199951171875" w:right="510.108642578125" w:hanging="496.552886962890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v. the Client must conduct regular risk /vulnerability assessment (at least once a year) and take steps to update any security measures as needed to remedy any security incidents or identified vulnerabilities and ensure such an incident does not re-occur; and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64.3668746948242" w:lineRule="auto"/>
        <w:ind w:left="1229.7999572753906" w:right="508.336181640625" w:hanging="563.6861419677734"/>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vi. the Client will notify the API Provider as soon as possible after becoming aware of any actual or suspected security breach of the Client's System.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55224609375" w:line="264.3668746948242" w:lineRule="auto"/>
        <w:ind w:left="1231.199951171875" w:right="540.577392578125" w:hanging="620.6309509277344"/>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vii. The Client will share with the API Provider their latest SOC 2 Type 2 audit report, and or their most recent ISO 27001 report, or their latest Cybersecurity policy if neither is applicable.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7822265625" w:line="264.3668746948242" w:lineRule="auto"/>
        <w:ind w:left="1237.2000122070312" w:right="517.913818359375" w:hanging="682.1758270263672"/>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viii. The Client will validate all customer inputs to be in conformance with the API schema validation rules prior to making an API call.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84326171875" w:line="240" w:lineRule="auto"/>
        <w:ind w:left="0" w:right="0" w:firstLine="0"/>
        <w:jc w:val="center"/>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SCHEDULE 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997314453125" w:line="240" w:lineRule="auto"/>
        <w:ind w:left="0" w:right="0" w:firstLine="0"/>
        <w:jc w:val="center"/>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SERVICE LEVEL AGREEMENT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594482421875" w:line="240" w:lineRule="auto"/>
        <w:ind w:left="523.1999969482422"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1. Introduction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177734375" w:line="264.3668746948242" w:lineRule="auto"/>
        <w:ind w:left="952.3999786376953" w:right="521.876220703125" w:hanging="419.00001525878906"/>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1.1. This Schedule 2 forms part of the API Contract between the API Provider and the Client. It defines the level of service expected by the Client from the API Provider and the matrix by which the API Service is measured.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765869140625" w:line="264.34733390808105" w:lineRule="auto"/>
        <w:ind w:left="952.3999786376953" w:right="517.105712890625" w:hanging="419.00001525878906"/>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1.2. Should any term in this Schedule 2 conflict with any term of the API Contract, the provisions of this Schedule 2 shall, to the extent of such conflict only, prevail.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108642578125" w:line="240" w:lineRule="auto"/>
        <w:ind w:left="514.8000335693359"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2. Definitions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421875" w:line="264.3863868713379" w:lineRule="auto"/>
        <w:ind w:left="946.9999694824219" w:right="521.435546875" w:hanging="432.799987792968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2.1. “Escalation Path” means the procedure used to ensure that when problems can't be resolved within an agreed time frame, they are rapidly brought to the appropriate level of responsibility for adequate resolution;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4981689453125" w:line="264.3668746948242" w:lineRule="auto"/>
        <w:ind w:left="951.8000030517578" w:right="505.6103515625" w:hanging="437.6000213623047"/>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2.2. “Failure” means a loss of the ability of the API Integration to function; no responses are being received from the API and connectivity to the service is available;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12707519531" w:line="240" w:lineRule="auto"/>
        <w:ind w:left="0" w:right="511.44897460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1999816894531"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2.3. “Incident” means an unplanned interruption to or a reduction in the quality of the operation of the API Integration;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177734375" w:line="264.37663078308105" w:lineRule="auto"/>
        <w:ind w:left="944.5999908447266" w:right="494.3017578125" w:hanging="430.40000915527344"/>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2.4. “Operational Service” means the technical support to be delivered by API Provider to the Client for the purpose of providing operational services related to the API Integration thereby ensuring that the API Integration functions at the level required to fully support the Business as more fully defined in this SLA;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0498046875" w:line="544.2597770690918" w:lineRule="auto"/>
        <w:ind w:left="513.1999969482422" w:right="632.76123046875" w:firstLine="0.9999847412109375"/>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2.5. “Resolution” means action taken to repair the root cause of an Incident or problem, or to implement a workaround; 2.6. “Service Level” means a measured and reported achievement against one or more Service Level Targets; 2.7. “Service Level Target” means a commitment that is documented in a service level agreement; 2.8. “Service Request” means a formal request from the Client for the Operation Service to be rendered pursuant to an Incident;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3. Service Request System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64.37336921691895" w:lineRule="auto"/>
        <w:ind w:left="946.6000366210938" w:right="506.97021484375" w:hanging="428.4000396728515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3.1. The Parties have agreed that the system through which all Service Requests under this SLA shall be raised and logged (“the Service Request System”) shall be initially provided using a shared Slack channel between the Parties. As the volumes and value over the API increase, a formalized third-party ticketing system will be implemented with Slack being used for communication with support tracking being replaced by a ticketing solution that the Client will be provided access to.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171875" w:line="264.3668746948242" w:lineRule="auto"/>
        <w:ind w:left="946.9999694824219" w:right="505.2294921875" w:hanging="428.7999725341797"/>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3.2. The Service Request System will remain the sole source of truth in determining the performance of the API Provider against the Service Level Targets set under this SLA.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5380859375" w:line="264.3863868713379" w:lineRule="auto"/>
        <w:ind w:left="518.1999969482422" w:right="517.160644531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3.3. Although additional methods of communication, the Parties expressly agree that the relevant Service Level Targets will only be triggered from the time when the Client has successfully logged a Service Request on the Service Request System.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70263671875" w:line="264.34733390808105" w:lineRule="auto"/>
        <w:ind w:left="945.1999664306641" w:right="512.92236328125" w:hanging="426.9999694824219"/>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3.4. The Parties expressly agree that all Service Requests logged via the Service Request System will remain open and unchanged until the Service Request has been resolved.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322265625" w:line="264.3863868713379" w:lineRule="auto"/>
        <w:ind w:left="518.1999969482422" w:right="505.54931640625"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3.5. Every Service Request raised by the Client must be logged on the Service Request System. Any Service Request raised outside of the Service Request System will be deemed as additional support and will not fall within the ambit of this SLA.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18115234375" w:line="264.3668746948242" w:lineRule="auto"/>
        <w:ind w:left="946.2000274658203" w:right="514.659423828125" w:hanging="428.0000305175781"/>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3.6. When ticketed Service Requests require feedback or additional information from the Client, the time allocated to the resolution of the Service Request will pause to allow the API Provider to provide the feedback or additional information required to enable the API Provider to resolve the Service Request.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7353515625" w:line="240" w:lineRule="auto"/>
        <w:ind w:left="515"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4. Operational Service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130859375" w:line="240" w:lineRule="auto"/>
        <w:ind w:left="513.1999969482422"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4.1. Operational Service Hours.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7208251953125" w:line="264.37296867370605" w:lineRule="auto"/>
        <w:ind w:left="948.3999633789062" w:right="509.857177734375" w:hanging="435.19996643066406"/>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4.2. The standard operating hours of the Business are from </w:t>
      </w:r>
      <w:r w:rsidDel="00000000" w:rsidR="00000000" w:rsidRPr="00000000">
        <w:rPr>
          <w:rFonts w:ascii="Times New Roman" w:cs="Times New Roman" w:eastAsia="Times New Roman" w:hAnsi="Times New Roman"/>
          <w:b w:val="0"/>
          <w:bCs w:val="0"/>
          <w:i w:val="0"/>
          <w:iCs w:val="0"/>
          <w:smallCaps w:val="0"/>
          <w:strike w:val="0"/>
          <w:color w:val="111111"/>
          <w:sz w:val="19.999996185302734"/>
          <w:szCs w:val="19.999996185302734"/>
          <w:highlight w:val="white"/>
          <w:u w:val="none"/>
          <w:vertAlign w:val="baseline"/>
          <w:rtl w:val="0"/>
        </w:rPr>
        <w:t xml:space="preserve">8:00 am to 6:00 pm Monday to Friday and from 8:00 am to 2:00 pm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on Saturday (“Business Hours”) across African Time Zones. The Operational Service will be available during these Business Hours with the exception of public holidays or days on which the Business is closed for administrative or operational reasons.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263427734375" w:line="474.2822456359863" w:lineRule="auto"/>
        <w:ind w:left="516.8000030517578" w:right="1213.8623046875" w:hanging="3.600006103515625"/>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4.3. Outside of Business Hours, the Operational Service will be provided, but the resolution time for incidents will differ. </w:t>
      </w: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5. Service Level Description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764465332031" w:line="240" w:lineRule="auto"/>
        <w:ind w:left="0" w:right="517.648925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15</w:t>
      </w:r>
    </w:p>
    <w:tbl>
      <w:tblPr>
        <w:tblStyle w:val="Table1"/>
        <w:tblW w:w="11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0006103515625"/>
        <w:gridCol w:w="2179.9993896484375"/>
        <w:gridCol w:w="2420"/>
        <w:gridCol w:w="3080"/>
        <w:tblGridChange w:id="0">
          <w:tblGrid>
            <w:gridCol w:w="3800.0006103515625"/>
            <w:gridCol w:w="2179.9993896484375"/>
            <w:gridCol w:w="2420"/>
            <w:gridCol w:w="30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59998321533203"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Severity Level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199523925781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Example/s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Responsibilities of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Responsibilities of API Provider</w:t>
            </w:r>
          </w:p>
        </w:tc>
      </w:tr>
      <w:tr>
        <w:trPr>
          <w:cantSplit w:val="0"/>
          <w:trHeight w:val="4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1777.4000549316406" w:right="89.5306396484375" w:hanging="1634.0000915527344"/>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 Critical A complete system error where the API(s)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617.003784179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is not responding.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137.79937744140625" w:right="99.632568359375" w:hanging="1.7999267578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There are no responses from the API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29.89852905273438" w:lineRule="auto"/>
              <w:ind w:left="127.0001220703125" w:right="91.2762451171875" w:firstLine="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Log all Incidents and corresponding Service Requests using the Service Request System to enable tracking of response times.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284.97802734375" w:line="229.8891019821167" w:lineRule="auto"/>
              <w:ind w:left="127.0001220703125" w:right="95.784912109375" w:firstLine="5.1995849609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Communicate the Incident to the API Provider via 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29.89498138427734" w:lineRule="auto"/>
              <w:ind w:left="121.5997314453125" w:right="161.1572265625" w:hanging="0.4003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Acknowledge notification of Incident posted by the Client on one of the communication channels and provide an indication of what remedial action will be taken and estimated resolution time.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284.98291015625" w:line="229.88847255706787" w:lineRule="auto"/>
              <w:ind w:left="121.199951171875" w:right="100.22705078125" w:firstLine="0.39978027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Acknowledge the Service Request via the Service Request System and resolve the Incident within the required timeframes set out in the Service Level Matrix below.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285.00732421875" w:line="229.88847255706787" w:lineRule="auto"/>
              <w:ind w:left="121.199951171875" w:right="100.64453125" w:hanging="0.20019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Update the Service Request ticket within the Service Request System.</w:t>
            </w:r>
          </w:p>
        </w:tc>
      </w:tr>
      <w:tr>
        <w:trPr>
          <w:cantSplit w:val="0"/>
          <w:trHeight w:val="4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1771.6000366210938" w:right="91.84051513671875" w:hanging="1647.4000549316406"/>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2 - High API(s) involving the movement of funds are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97.44445800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responding but the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5.62133789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system is not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0.98510742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functioning as expected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276.56005859375"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OR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276.5814208984375" w:line="240" w:lineRule="auto"/>
              <w:ind w:left="0" w:right="90.7485961914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There are a large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2.35961914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number of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31.67846679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reconciliation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26.6342163085938"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29.89794254302979" w:lineRule="auto"/>
              <w:ind w:left="131.1993408203125" w:right="74.1290283203125" w:firstLine="4.80010986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Transactions are being submitted, but there is a high level of transactions in a timeout state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284.9786376953125" w:line="229.88878726959229" w:lineRule="auto"/>
              <w:ind w:left="137.19940185546875" w:right="77.7252197265625" w:hanging="1.199951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system is returning a large number of failure responses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285.0067138671875" w:line="229.8790168762207" w:lineRule="auto"/>
              <w:ind w:left="131.1993408203125" w:right="88.389892578125" w:firstLine="4.80010986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There is a large number of inconsistencies in reconciliation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29.89794254302979" w:lineRule="auto"/>
              <w:ind w:left="127.0001220703125" w:right="91.2762451171875" w:firstLine="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Log all Incidents and corresponding Service Requests using the Service Request System to enable tracking of response times.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284.9786376953125" w:line="229.8896884918213" w:lineRule="auto"/>
              <w:ind w:left="127.0001220703125" w:right="98.9892578125" w:firstLine="5.19958496093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Communicate the Incident to API Provider via 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29.89200592041016" w:lineRule="auto"/>
              <w:ind w:left="121.199951171875" w:right="86.1572265625" w:firstLine="0.39978027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Acknowledge notification of Incident posted by the Client on one of the communication channels and provide an indication of what remedial action will be taken and estimated resolution time.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285.023193359375" w:line="229.88389492034912" w:lineRule="auto"/>
              <w:ind w:left="121.199951171875" w:right="100.22705078125" w:firstLine="0.39978027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Acknowledge the Service Request via the Service Request System and resolve the Incident within the required timeframes set out in the Service Level Matrix below.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285.0103759765625" w:line="229.86774444580078" w:lineRule="auto"/>
              <w:ind w:left="121.199951171875" w:right="100.64453125" w:hanging="0.20019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Update the Service Request ticket within the Service Request System.</w:t>
            </w:r>
          </w:p>
        </w:tc>
      </w:tr>
      <w:tr>
        <w:trPr>
          <w:cantSplit w:val="0"/>
          <w:trHeight w:val="42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1771.6000366210938" w:right="86.39404296875" w:hanging="1643.3999633789062"/>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3 - Medium API(s) not involving the movement of funds are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97.44445800781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responding but the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5.62133789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system is not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0.98510742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functioning as expected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276.56005859375"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OR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276.58203125" w:line="240" w:lineRule="auto"/>
              <w:ind w:left="0" w:right="89.365234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There are a low number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5.161743164062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of reconciliation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26.6342163085938"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29.89458084106445" w:lineRule="auto"/>
              <w:ind w:left="135.79925537109375" w:right="89.7735595703125" w:firstLine="0.200195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Transactions are being submitted, but there is a low level of transactions in a timeout state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285.02105712890625" w:line="229.8790168762207" w:lineRule="auto"/>
              <w:ind w:left="137.19940185546875" w:right="77.7252197265625" w:hanging="1.1999511718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system is returning a large number of failure responses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285.01434326171875" w:line="229.88802909851074" w:lineRule="auto"/>
              <w:ind w:left="131.1993408203125" w:right="85.0628662109375" w:firstLine="4.80010986328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There is a low number of inconsistencies in reconciliation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29.89794254302979" w:lineRule="auto"/>
              <w:ind w:left="127.0001220703125" w:right="91.2762451171875" w:firstLine="2.00012207031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Log all Incidents and corresponding Service Requests using the Service Request System to enable tracking of response times.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284.97833251953125" w:line="229.8891019821167" w:lineRule="auto"/>
              <w:ind w:left="127.0001220703125" w:right="95.784912109375" w:firstLine="5.1995849609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Communicate the Incident to the API Provider via 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29.8946237564087" w:lineRule="auto"/>
              <w:ind w:left="121.5997314453125" w:right="86.1572265625" w:hanging="0.40039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Acknowledge notification of Incident posted by Integration Party on one of the communication channels and provide an indication of what remedial action will be taken and estimated resolution time.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284.98321533203125" w:line="229.88847255706787" w:lineRule="auto"/>
              <w:ind w:left="121.199951171875" w:right="100.22705078125" w:firstLine="0.399780273437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Acknowledge the Service Request via the Service Request System and resolve the Incident within the required timeframes set out in the Service Level Matrix below.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285.00640869140625" w:line="229.8878574371338" w:lineRule="auto"/>
              <w:ind w:left="121.199951171875" w:right="100.64453125" w:hanging="0.2001953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Update the Service Request ticket within the Service Request System.</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249755859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16</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3999786376953"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6. Service Level Matrix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41748046875" w:line="264.3863868713379" w:lineRule="auto"/>
        <w:ind w:left="959.8000335693359" w:right="1030.19775390625" w:firstLine="6.19995117187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The target response and resolution time for each Incident or Service Request depends on the Severity Level as detailed below: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05078125" w:line="240" w:lineRule="auto"/>
        <w:ind w:left="0" w:right="2449.370117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Service Level </w:t>
      </w:r>
    </w:p>
    <w:tbl>
      <w:tblPr>
        <w:tblStyle w:val="Table2"/>
        <w:tblW w:w="10580.0" w:type="dxa"/>
        <w:jc w:val="left"/>
        <w:tblInd w:w="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0"/>
        <w:gridCol w:w="2880"/>
        <w:tblGridChange w:id="0">
          <w:tblGrid>
            <w:gridCol w:w="7700"/>
            <w:gridCol w:w="288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0002136230469"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Service Request Response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Unit</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19999694824219"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First response to inbound support request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hours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9998474121094"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Updating business account balance after payment received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business days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399963378906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Re-enabling disbursements when proof of payment is received for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1.99996948242188"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2697550456"/>
                <w:szCs w:val="33.33332697550456"/>
                <w:u w:val="none"/>
                <w:shd w:fill="auto" w:val="clear"/>
                <w:vertAlign w:val="subscript"/>
                <w:rtl w:val="0"/>
              </w:rPr>
              <w:t xml:space="preserve">topping up account balance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business day</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7.60002136230469"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Notification of issue with API or other services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hours</w:t>
            </w:r>
          </w:p>
        </w:tc>
      </w:tr>
      <w:tr>
        <w:trPr>
          <w:cantSplit w:val="0"/>
          <w:trHeight w:val="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399963378906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Bank transfer disbursements settlement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hours</w:t>
            </w:r>
          </w:p>
        </w:tc>
      </w:tr>
      <w:tr>
        <w:trPr>
          <w:cantSplit w:val="0"/>
          <w:trHeight w:val="6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3.399963378906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Mobile money disbursements settlement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hours</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8000030517578"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7. Escalation Matrix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399169921875" w:line="229.88847255706787" w:lineRule="auto"/>
        <w:ind w:left="946.9999694824219" w:right="516.30859375" w:hanging="429.59999084472656"/>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7.1. In the event of any non-compliance with the service levels set out in the Service Level Matrix above, the Client must follow the Escalation Path set out in the Escalation Matrix below.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676513671875" w:line="240" w:lineRule="auto"/>
        <w:ind w:left="517.3999786376953"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7.2. API Provider’s escalation matrix: </w:t>
      </w:r>
    </w:p>
    <w:tbl>
      <w:tblPr>
        <w:tblStyle w:val="Table3"/>
        <w:tblW w:w="10680.0" w:type="dxa"/>
        <w:jc w:val="left"/>
        <w:tblInd w:w="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9993896484375"/>
        <w:gridCol w:w="8840.000610351562"/>
        <w:tblGridChange w:id="0">
          <w:tblGrid>
            <w:gridCol w:w="1839.9993896484375"/>
            <w:gridCol w:w="8840.000610351562"/>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Escalation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8.3630371093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Business area/role Contact Name Contact Email</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60070800781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2697550456"/>
                <w:szCs w:val="33.33332697550456"/>
                <w:u w:val="none"/>
                <w:shd w:fill="auto" w:val="clear"/>
                <w:vertAlign w:val="superscript"/>
                <w:rtl w:val="0"/>
              </w:rPr>
              <w:t xml:space="preserve">Service desk Business support team </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business.help@yellowcard.io</w:t>
            </w:r>
          </w:p>
        </w:tc>
      </w:tr>
      <w:tr>
        <w:trPr>
          <w:cantSplit w:val="0"/>
          <w:trHeight w:val="8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400573730468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2697550456"/>
                <w:szCs w:val="33.33332697550456"/>
                <w:u w:val="none"/>
                <w:shd w:fill="auto" w:val="clear"/>
                <w:vertAlign w:val="subscript"/>
                <w:rtl w:val="0"/>
              </w:rPr>
              <w:t xml:space="preserve">Manager Customer Service</w:t>
            </w: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Business support team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6.1267089843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management business.help.management@yellowcard.io</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2007446289062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Engineering Manager Ernest Mwangi ernest@yellowcard.io</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200622558593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Chief Technology Officer Justin Poiroux justin@yellowcard.io</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195983886719"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 Chief Executive Officer Christopher Maurice chris@yellowcard.io</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9365234375" w:line="240" w:lineRule="auto"/>
        <w:ind w:left="0" w:right="513.24951171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17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3999786376953"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7.3. Client’s escalation matrix: </w:t>
      </w:r>
    </w:p>
    <w:tbl>
      <w:tblPr>
        <w:tblStyle w:val="Table4"/>
        <w:tblW w:w="1062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2.82005310058594"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Escalation Level Business area/role Contact Name Contact Email</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0.9194946289062"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1Support - Andre Botes Jr - 0211407030 - support@mym</w:t>
            </w:r>
            <w:r w:rsidDel="00000000" w:rsidR="00000000" w:rsidRPr="00000000">
              <w:rPr>
                <w:rFonts w:ascii="Times New Roman" w:cs="Times New Roman" w:eastAsia="Times New Roman" w:hAnsi="Times New Roman"/>
                <w:sz w:val="19.999996185302734"/>
                <w:szCs w:val="19.999996185302734"/>
                <w:rtl w:val="0"/>
              </w:rPr>
              <w:t xml:space="preserve">oolah.africa</w:t>
            </w: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1.7195129394531"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2Andre Botes - </w:t>
            </w:r>
            <w:r w:rsidDel="00000000" w:rsidR="00000000" w:rsidRPr="00000000">
              <w:rPr>
                <w:rFonts w:ascii="Times New Roman" w:cs="Times New Roman" w:eastAsia="Times New Roman" w:hAnsi="Times New Roman"/>
                <w:sz w:val="19.999996185302734"/>
                <w:szCs w:val="19.999996185302734"/>
                <w:rtl w:val="0"/>
              </w:rPr>
              <w:t xml:space="preserve">0825571055 - andre@mymoolah.africa</w:t>
            </w:r>
            <w:r w:rsidDel="00000000" w:rsidR="00000000" w:rsidRPr="00000000">
              <w:rPr>
                <w:rtl w:val="0"/>
              </w:rPr>
            </w:r>
          </w:p>
        </w:tc>
      </w:tr>
      <w:tr>
        <w:trPr>
          <w:cantSplit w:val="0"/>
          <w:trHeight w:val="76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5.71960449218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3</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0.7196044921875"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4</w:t>
            </w:r>
          </w:p>
        </w:tc>
      </w:tr>
      <w:tr>
        <w:trPr>
          <w:cantSplit w:val="0"/>
          <w:trHeight w:val="7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7.1195983886719"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5</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946.2000274658203" w:right="520.220947265625" w:hanging="428.80004882812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7.4. Any escalation initiated by the Client shall commence with communication to API Provider via the Service Request System with a Slack message, followed by an email to the Contact listed above.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13916015625" w:line="240" w:lineRule="auto"/>
        <w:ind w:left="517.3999786376953"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7.5. Any change in the Contact Person recorded above must be communicated to the Client immediately.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540771484375" w:line="240" w:lineRule="auto"/>
        <w:ind w:left="516.9999694824219" w:right="0" w:firstLine="0"/>
        <w:jc w:val="left"/>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99996185302734"/>
          <w:szCs w:val="19.999996185302734"/>
          <w:u w:val="none"/>
          <w:shd w:fill="auto" w:val="clear"/>
          <w:vertAlign w:val="baseline"/>
          <w:rtl w:val="0"/>
        </w:rPr>
        <w:t xml:space="preserve">8. Non-Compliance &amp; Review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633544921875" w:line="240" w:lineRule="auto"/>
        <w:ind w:left="522.2000122070312"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8.1. Both parties agree 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540771484375" w:line="240" w:lineRule="auto"/>
        <w:ind w:left="1242.2000122070312" w:right="0" w:firstLine="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8.1.1. keep track of SLA performance,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7177734375" w:line="264.3863868713379" w:lineRule="auto"/>
        <w:ind w:left="1747.2000122070312" w:right="515.00732421875" w:hanging="505"/>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8.1.2. schedule a monthly meeting to review the SLA performance if it is deemed that either party is not meeting the agreed SLA,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696533203125" w:line="264.34733390808105" w:lineRule="auto"/>
        <w:ind w:left="942.6000213623047" w:right="511.649169921875" w:hanging="420.40000915527344"/>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8.2. Provided that there is no gross negligence or willful misconduct on the part of either Party in connection with the relevant Non-Compliance, it is recorded that there is no financial liability to either party from non-compliance.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322265625" w:line="264.3863868713379" w:lineRule="auto"/>
        <w:ind w:left="952.2000122070312" w:right="517.987060546875" w:hanging="430"/>
        <w:jc w:val="lef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8.3. Both parties acknowledge that the SLA, and the process for managing the service levels will evolve over the timeline of the agreement and both parties agree to improve the systems and methods involved.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18115234375" w:line="264.37336921691895" w:lineRule="auto"/>
        <w:ind w:left="946.6000366210938" w:right="514.056396484375" w:hanging="424.4000244140625"/>
        <w:jc w:val="both"/>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8.4. The API Provider does not warrant that the API(s) will be uninterrupted, timely, fit for purpose, error-free, nor does it make any warranty as to the results that may be obtained from using the API(s). Subject to the foregoing, the API Provider will use its reasonable endeavors to prevent interruption to the access to the API(s) as is reasonably practicable for it to do so. The API Provider reserves the right to limit access to and/or use any API(s) by various means and using various criteria.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2532958984375" w:line="240" w:lineRule="auto"/>
        <w:ind w:left="0" w:right="516.0498046875" w:firstLine="0"/>
        <w:jc w:val="right"/>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99996185302734"/>
          <w:szCs w:val="19.999996185302734"/>
          <w:u w:val="none"/>
          <w:shd w:fill="auto" w:val="clear"/>
          <w:vertAlign w:val="baseline"/>
          <w:rtl w:val="0"/>
        </w:rPr>
        <w:t xml:space="preserve">18</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SCHEDULE 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2529296875"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CHARGE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3466796875" w:line="264.3668746948242" w:lineRule="auto"/>
        <w:ind w:left="929.5999908447266" w:right="658.53271484375" w:firstLine="5.40000915527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mutually agreed by the Parties that the API Partner shall be entitled to the following charges as consideration for performing the API services herein mentioned. These Charges may be revised by the API Provider from time to time as the API Provider deems appropriate. Such revised charges shall be communicated to the Client before implementation.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197265625" w:line="240" w:lineRule="auto"/>
        <w:ind w:left="871.600036621093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COLLECTIONS (Pay-in) </w:t>
      </w:r>
    </w:p>
    <w:tbl>
      <w:tblPr>
        <w:tblStyle w:val="Table5"/>
        <w:tblW w:w="10020.0" w:type="dxa"/>
        <w:jc w:val="left"/>
        <w:tblInd w:w="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1780"/>
        <w:gridCol w:w="1280"/>
        <w:gridCol w:w="1640"/>
        <w:gridCol w:w="1560.0006103515625"/>
        <w:gridCol w:w="1979.9993896484375"/>
        <w:tblGridChange w:id="0">
          <w:tblGrid>
            <w:gridCol w:w="1780"/>
            <w:gridCol w:w="1780"/>
            <w:gridCol w:w="1280"/>
            <w:gridCol w:w="1640"/>
            <w:gridCol w:w="1560.0006103515625"/>
            <w:gridCol w:w="1979.9993896484375"/>
          </w:tblGrid>
        </w:tblGridChange>
      </w:tblGrid>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2.426452636718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Payment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89.63012695312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Pay-in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Transaction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6.80114746093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Minimum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Maximum Fee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Benin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4.0600585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Botswana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1228.123168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Burkina Faso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 BWP -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135,000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8.7628173828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135,000 BWP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55.5841064453125" w:line="240" w:lineRule="auto"/>
              <w:ind w:left="0" w:right="272.54516601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-1,000,000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55.623168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280.623168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97.682495117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2.55%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280.6231689453125" w:line="240" w:lineRule="auto"/>
              <w:ind w:left="0" w:right="352.6611328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5.43579101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BWP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280.623168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Cameroon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280.60363769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Congo Brazzaville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513.7982940673828" w:lineRule="auto"/>
              <w:ind w:left="127.9998779296875" w:right="475.2252197265625" w:firstLine="182.5390625"/>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1% 1 XAF Channel Not Available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Gabon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884.607543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Ghana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5.223388671875"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33.333333333333336"/>
                <w:szCs w:val="33.333333333333336"/>
                <w:u w:val="none"/>
                <w:shd w:fill="auto" w:val="clear"/>
                <w:vertAlign w:val="subscript"/>
                <w:rtl w:val="0"/>
              </w:rPr>
              <w:t xml:space="preserve">Bank Transfer 2%</w:t>
            </w: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&lt;5,700,000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75.225219726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33.333333333333336"/>
                <w:szCs w:val="33.333333333333336"/>
                <w:u w:val="none"/>
                <w:shd w:fill="auto" w:val="clear"/>
                <w:vertAlign w:val="subscript"/>
                <w:rtl w:val="0"/>
              </w:rPr>
              <w:t xml:space="preserve">XAF</w:t>
            </w: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XAF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256.4544677734375" w:line="240" w:lineRule="auto"/>
              <w:ind w:left="365.223388671875"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33.333333333333336"/>
                <w:szCs w:val="33.333333333333336"/>
                <w:u w:val="none"/>
                <w:shd w:fill="auto" w:val="clear"/>
                <w:vertAlign w:val="subscript"/>
                <w:rtl w:val="0"/>
              </w:rPr>
              <w:t xml:space="preserve">Bank Transfer 1,000 XAF</w:t>
            </w: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&gt;5,700,000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64.508666992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33.333333333333336"/>
                <w:szCs w:val="33.333333333333336"/>
                <w:u w:val="none"/>
                <w:shd w:fill="auto" w:val="clear"/>
                <w:vertAlign w:val="subscript"/>
                <w:rtl w:val="0"/>
              </w:rPr>
              <w:t xml:space="preserve">XAF</w:t>
            </w: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XAF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314.4622802734375" w:line="240" w:lineRule="auto"/>
              <w:ind w:left="127.9998779296875"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Channel Not Available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69.54455375671387" w:lineRule="auto"/>
              <w:ind w:left="185.26527404785156" w:right="108.44512939453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Ivory Coast/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Côte d'Ivoire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4.0600585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Kenya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321472167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12.0294189453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&gt;250,000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3.36791992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750 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1,500 KES</w:t>
            </w:r>
          </w:p>
        </w:tc>
      </w:tr>
      <w:tr>
        <w:trPr>
          <w:cantSplit w:val="0"/>
          <w:trHeight w:val="51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321472167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Malawi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88.8785457611084" w:lineRule="auto"/>
              <w:ind w:left="192.557373046875" w:right="108.84704589843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500,000 MWK &lt; 40,000,000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82.061157226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750 MWK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MWK</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48095703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p>
    <w:tbl>
      <w:tblPr>
        <w:tblStyle w:val="Table6"/>
        <w:tblW w:w="10020.0" w:type="dxa"/>
        <w:jc w:val="left"/>
        <w:tblInd w:w="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1780"/>
        <w:gridCol w:w="1280"/>
        <w:gridCol w:w="1640"/>
        <w:gridCol w:w="1560.0006103515625"/>
        <w:gridCol w:w="1979.9993896484375"/>
        <w:tblGridChange w:id="0">
          <w:tblGrid>
            <w:gridCol w:w="1780"/>
            <w:gridCol w:w="1780"/>
            <w:gridCol w:w="1280"/>
            <w:gridCol w:w="1640"/>
            <w:gridCol w:w="1560.0006103515625"/>
            <w:gridCol w:w="1979.999389648437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2.426452636718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Payment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89.63012695312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Pay-in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Transaction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6.80114746093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Minimum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Maximum Fee</w:t>
            </w:r>
          </w:p>
        </w:tc>
      </w:tr>
      <w:tr>
        <w:trPr>
          <w:cantSplit w:val="0"/>
          <w:trHeight w:val="8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279.3267822265625" w:right="126.30310058593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&gt;40,000,000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3.2806396484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750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9.0267944335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Nigeria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321472167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6.2493896484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&lt;100,000 NGN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55 NGN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0.9613037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6.2493896484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&gt;100,000 NGN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1,350 NGN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Rwanda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1,500 RWF -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237.159423828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15,000,000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31.02172851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RWF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30,000 RWF</w:t>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73.184204101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&gt;15,000,000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Senegal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South 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3.023071289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0.46142578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0.9613037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6.5771484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&gt;100,000 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Corporate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8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Tanzania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5,000,000 -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55.6231689453125" w:line="240" w:lineRule="auto"/>
              <w:ind w:left="0" w:right="225.26367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25,000,000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55.5841064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05.7250976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 TZS</w:t>
            </w:r>
          </w:p>
        </w:tc>
      </w:tr>
      <w:tr>
        <w:trPr>
          <w:cantSplit w:val="0"/>
          <w:trHeight w:val="81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224.34814453125" w:right="131.30065917968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25,000,000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08.1243896484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62,500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75,000 TZS</w:t>
            </w:r>
          </w:p>
        </w:tc>
      </w:tr>
      <w:tr>
        <w:trPr>
          <w:cantSplit w:val="0"/>
          <w:trHeight w:val="50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65.95581054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474243164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&lt;300,000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321472167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474243164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&gt;300,000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Togo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7.8594970703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Uganda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88.868932723999" w:lineRule="auto"/>
              <w:ind w:left="145.677490234375" w:right="62.634277343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5,000,000 UGX - 35,000,000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14.860534667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28.35144042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 UGX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 UGX</w:t>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27.5628662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35,000,000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55.584411621093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35,000 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54.0600585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Zambia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204.6527099609375" w:right="146.63574218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25,000 ZMW - 1,000,000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14.899444580078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62.5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647949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bl>
      <w:tblPr>
        <w:tblStyle w:val="Table7"/>
        <w:tblW w:w="10020.0" w:type="dxa"/>
        <w:jc w:val="left"/>
        <w:tblInd w:w="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
        <w:gridCol w:w="1780"/>
        <w:gridCol w:w="1280"/>
        <w:gridCol w:w="1640"/>
        <w:gridCol w:w="1560.0006103515625"/>
        <w:gridCol w:w="1979.9993896484375"/>
        <w:tblGridChange w:id="0">
          <w:tblGrid>
            <w:gridCol w:w="1780"/>
            <w:gridCol w:w="1780"/>
            <w:gridCol w:w="1280"/>
            <w:gridCol w:w="1640"/>
            <w:gridCol w:w="1560.0006103515625"/>
            <w:gridCol w:w="1979.999389648437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2.426452636718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Payment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89.63012695312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Pay-in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Transaction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6.80114746093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Minimum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Maximum Fee</w:t>
            </w:r>
          </w:p>
        </w:tc>
      </w:tr>
      <w:tr>
        <w:trPr>
          <w:cantSplit w:val="0"/>
          <w:trHeight w:val="8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29.561767578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&gt;1,000,000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65.95581054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199981689453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DISBURSEMENT (Payout) </w:t>
      </w:r>
    </w:p>
    <w:tbl>
      <w:tblPr>
        <w:tblStyle w:val="Table8"/>
        <w:tblW w:w="1010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740"/>
        <w:gridCol w:w="1240"/>
        <w:gridCol w:w="1760"/>
        <w:gridCol w:w="1600"/>
        <w:gridCol w:w="1920"/>
        <w:tblGridChange w:id="0">
          <w:tblGrid>
            <w:gridCol w:w="1840"/>
            <w:gridCol w:w="1740"/>
            <w:gridCol w:w="1240"/>
            <w:gridCol w:w="1760"/>
            <w:gridCol w:w="1600"/>
            <w:gridCol w:w="1920"/>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Payment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Pay-out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Transaction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4.300537109375" w:firstLine="0"/>
              <w:jc w:val="right"/>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Minimum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1"/>
                <w:bCs w:val="1"/>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1"/>
                <w:bCs w:val="1"/>
                <w:i w:val="0"/>
                <w:iCs w:val="0"/>
                <w:smallCaps w:val="0"/>
                <w:strike w:val="0"/>
                <w:color w:val="000000"/>
                <w:sz w:val="20"/>
                <w:szCs w:val="20"/>
                <w:u w:val="none"/>
                <w:shd w:fill="auto" w:val="clear"/>
                <w:vertAlign w:val="baseline"/>
                <w:rtl w:val="0"/>
              </w:rPr>
              <w:t xml:space="preserve">Maximum Fee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26.7526245117188"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Benin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93.4762573242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Botswana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083862304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3.3868408203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 BWP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5.8239746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135,000 BWP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5.95550537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5683898925781"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Burkina Faso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89.077758789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4.5329284667969"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Cameroon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280.6231689453125" w:line="513.7787818908691" w:lineRule="auto"/>
              <w:ind w:left="182.8009033203125" w:right="100.42678833007812"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Congo Brazzaville DR Congo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52.4353027343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Ivory Coast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513.8178634643555" w:lineRule="auto"/>
              <w:ind w:left="128.00003051757812" w:right="502.724609375" w:firstLine="160.03890991210938"/>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1% 1 XAF Channel Not Available now!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52.4029541015625" w:line="513.7787818908691" w:lineRule="auto"/>
              <w:ind w:left="288.0389404296875" w:right="487.7301025390625"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0.75% 1 CDF Mobile Money 2.5% 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5.372924804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Gabon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280.5841064453125" w:line="240" w:lineRule="auto"/>
              <w:ind w:left="0" w:right="589.30541992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Ghana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0003051757812"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Channel Not Available now!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280.5841064453125" w:line="240" w:lineRule="auto"/>
              <w:ind w:left="128.00003051757812"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Channel 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Kenya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280.584411621093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9613037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280.58441162109375" w:line="240" w:lineRule="auto"/>
              <w:ind w:left="0" w:right="345.95550537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13.053588867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&gt;=250,000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 KES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280.584411621093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 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1,500 KES</w:t>
            </w:r>
          </w:p>
        </w:tc>
      </w:tr>
      <w:tr>
        <w:trPr>
          <w:cantSplit w:val="0"/>
          <w:trHeight w:val="11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Malawi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199.0777587890625" w:right="144.0612792968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500,000 MWK - 40,000,000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14.899597167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750 MWK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MWK</w:t>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6.753540039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55.584411621093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215.3741455078125" w:right="127.327270507812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40,000,000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84765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bl>
      <w:tblPr>
        <w:tblStyle w:val="Table9"/>
        <w:tblW w:w="1010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740"/>
        <w:gridCol w:w="1240"/>
        <w:gridCol w:w="1760"/>
        <w:gridCol w:w="1600"/>
        <w:gridCol w:w="1920"/>
        <w:tblGridChange w:id="0">
          <w:tblGrid>
            <w:gridCol w:w="1840"/>
            <w:gridCol w:w="1740"/>
            <w:gridCol w:w="1240"/>
            <w:gridCol w:w="1760"/>
            <w:gridCol w:w="1600"/>
            <w:gridCol w:w="19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4.0600585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 MWK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4.0600585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47.6217651367188"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Nigeria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3.4405517578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 NGN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 NGN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Rwanda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35.684204101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&lt;15,000,000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55.5847167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50.424804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RWF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30,000 RWF</w:t>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232.2674560546875" w:right="144.2205810546875"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15,000,000 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RWF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Senegal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South Africa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200 ZAR -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60,000 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83.804321289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10.00 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150 ZAR</w:t>
            </w:r>
          </w:p>
        </w:tc>
      </w:tr>
      <w:tr>
        <w:trPr>
          <w:cantSplit w:val="0"/>
          <w:trHeight w:val="8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Tanzania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178.084716796875" w:right="130.965576171875" w:firstLine="7.8973388671875"/>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5,000,000 TZS - 25,000,000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 TZS</w:t>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93.80065917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25,000,000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55.6237792968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75,000 TZS</w:t>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2,500 TZS -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55.623168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2.321472167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6.51000976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300,000 TZS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3,000 TZS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Togo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93.4762573242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Uganda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88.86878967285156" w:lineRule="auto"/>
              <w:ind w:left="154.599609375" w:right="97.181396484375" w:hanging="2.4017333984375"/>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5,000,000 UGX - 35,000,000 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 UGX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50,000 UGX</w:t>
            </w:r>
          </w:p>
        </w:tc>
      </w:tr>
      <w:tr>
        <w:trPr>
          <w:cantSplit w:val="0"/>
          <w:trHeight w:val="79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0.780029296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35,000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55.5841064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96.099853515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35,000,000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55.5841064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35,000 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89.07775878906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2,000 UGX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79.999389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Zambia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08.054199218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25,000 ZMW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55.6231689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- 1,000,000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55.584106445312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Bank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00.5981445312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&gt;= 1,000,000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55.58441162109375"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50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5.95550537109375" w:firstLine="0"/>
              <w:jc w:val="righ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Fonts w:ascii="Jost" w:cs="Jost" w:eastAsia="Jost" w:hAnsi="Jost"/>
                <w:b w:val="0"/>
                <w:bCs w:val="0"/>
                <w:i w:val="0"/>
                <w:iCs w:val="0"/>
                <w:smallCaps w:val="0"/>
                <w:strike w:val="0"/>
                <w:color w:val="000000"/>
                <w:sz w:val="20"/>
                <w:szCs w:val="20"/>
                <w:u w:val="none"/>
                <w:shd w:fill="auto" w:val="clear"/>
                <w:vertAlign w:val="baseline"/>
                <w:rtl w:val="0"/>
              </w:rPr>
              <w:t xml:space="preserve">1 ZMW</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84790039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000030517578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sdt>
        <w:sdtPr>
          <w:id w:val="-2038889194"/>
          <w:tag w:val="goog_rdk_26"/>
        </w:sdtPr>
        <w:sdtContent>
          <w:commentRangeStart w:id="6"/>
        </w:sdtContent>
      </w:sd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 Minimum Usage Threshold and Monthly Fee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40185546875" w:line="229.84943389892578" w:lineRule="auto"/>
        <w:ind w:left="1236.0000610351562" w:right="479.390869140625" w:hanging="348.600082397460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Client shall be required to maintain a minimum monthly transaction volume of USD 20,000 (the “Minimum Usage Threshold”) across all API Services.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984375" w:line="229.92751121520996" w:lineRule="auto"/>
        <w:ind w:left="1231.9999694824219" w:right="487.020263671875" w:hanging="344.5999908447265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Client’s monthly volume falls below this threshold (following a grace period of </w:t>
      </w:r>
      <w:r w:rsidDel="00000000" w:rsidR="00000000" w:rsidRPr="00000000">
        <w:rPr>
          <w:rFonts w:ascii="Times New Roman" w:cs="Times New Roman" w:eastAsia="Times New Roman" w:hAnsi="Times New Roman"/>
          <w:color w:val="000000"/>
          <w:sz w:val="19.999996185302734"/>
          <w:szCs w:val="19.999996185302734"/>
          <w:rtl w:val="0"/>
        </w:rPr>
        <w:t xml:space="preserve">t</w:t>
      </w:r>
      <w:sdt>
        <w:sdtPr>
          <w:id w:val="871943909"/>
          <w:tag w:val="goog_rdk_27"/>
        </w:sdtPr>
        <w:sdtContent>
          <w:ins w:author="Shaun Botha" w:id="12" w:date="2026-05-13T13:27:32Z"/>
          <w:sdt>
            <w:sdtPr>
              <w:id w:val="1234775418"/>
              <w:tag w:val="goog_rdk_28"/>
            </w:sdtPr>
            <w:sdtContent>
              <w:ins w:author="Shaun Botha" w:id="12" w:date="2026-05-13T13:27:32Z">
                <w:r w:rsidDel="00000000" w:rsidR="00000000" w:rsidRPr="00000000">
                  <w:rPr>
                    <w:rFonts w:ascii="Times New Roman" w:cs="Times New Roman" w:eastAsia="Times New Roman" w:hAnsi="Times New Roman"/>
                    <w:sz w:val="19.999996185302734"/>
                    <w:szCs w:val="19.999996185302734"/>
                    <w:rtl w:val="0"/>
                    <w:rPrChange w:author="Shaun Botha" w:id="13" w:date="2026-05-13T13:27:32Z">
                      <w:rPr>
                        <w:rFonts w:ascii="Times New Roman" w:cs="Times New Roman" w:eastAsia="Times New Roman" w:hAnsi="Times New Roman"/>
                        <w:color w:val="000000"/>
                        <w:sz w:val="19.999996185302734"/>
                        <w:szCs w:val="19.999996185302734"/>
                      </w:rPr>
                    </w:rPrChange>
                  </w:rPr>
                  <w:t xml:space="preserve">welve</w:t>
                </w:r>
              </w:ins>
            </w:sdtContent>
          </w:sdt>
          <w:ins w:author="Shaun Botha" w:id="12" w:date="2026-05-13T13:27:32Z"/>
        </w:sdtContent>
      </w:sdt>
      <w:sdt>
        <w:sdtPr>
          <w:id w:val="1242404420"/>
          <w:tag w:val="goog_rdk_29"/>
        </w:sdtPr>
        <w:sdtContent>
          <w:del w:author="Shaun Botha" w:id="12" w:date="2026-05-13T13:27:32Z">
            <w:r w:rsidDel="00000000" w:rsidR="00000000" w:rsidRPr="00000000">
              <w:rPr>
                <w:rFonts w:ascii="Times New Roman" w:cs="Times New Roman" w:eastAsia="Times New Roman" w:hAnsi="Times New Roman"/>
                <w:color w:val="000000"/>
                <w:sz w:val="19.999996185302734"/>
                <w:szCs w:val="19.999996185302734"/>
                <w:rtl w:val="0"/>
              </w:rPr>
              <w:delText xml:space="preserve">hree</w:delText>
            </w:r>
          </w:del>
        </w:sdtContent>
      </w:sdt>
      <w:r w:rsidDel="00000000" w:rsidR="00000000" w:rsidRPr="00000000">
        <w:rPr>
          <w:rFonts w:ascii="Times New Roman" w:cs="Times New Roman" w:eastAsia="Times New Roman" w:hAnsi="Times New Roman"/>
          <w:color w:val="000000"/>
          <w:sz w:val="19.999996185302734"/>
          <w:szCs w:val="19.999996185302734"/>
          <w:rtl w:val="0"/>
        </w:rPr>
        <w:t xml:space="preserve"> (</w:t>
      </w:r>
      <w:sdt>
        <w:sdtPr>
          <w:id w:val="-234021681"/>
          <w:tag w:val="goog_rdk_30"/>
        </w:sdtPr>
        <w:sdtContent>
          <w:ins w:author="Shaun Botha" w:id="14" w:date="2026-05-13T13:27:37Z"/>
          <w:sdt>
            <w:sdtPr>
              <w:id w:val="1843739305"/>
              <w:tag w:val="goog_rdk_31"/>
            </w:sdtPr>
            <w:sdtContent>
              <w:ins w:author="Shaun Botha" w:id="14" w:date="2026-05-13T13:27:37Z">
                <w:r w:rsidDel="00000000" w:rsidR="00000000" w:rsidRPr="00000000">
                  <w:rPr>
                    <w:rFonts w:ascii="Times New Roman" w:cs="Times New Roman" w:eastAsia="Times New Roman" w:hAnsi="Times New Roman"/>
                    <w:sz w:val="19.999996185302734"/>
                    <w:szCs w:val="19.999996185302734"/>
                    <w:rtl w:val="0"/>
                    <w:rPrChange w:author="Shaun Botha" w:id="15" w:date="2026-05-13T13:27:37Z">
                      <w:rPr>
                        <w:rFonts w:ascii="Times New Roman" w:cs="Times New Roman" w:eastAsia="Times New Roman" w:hAnsi="Times New Roman"/>
                        <w:color w:val="000000"/>
                        <w:sz w:val="19.999996185302734"/>
                        <w:szCs w:val="19.999996185302734"/>
                      </w:rPr>
                    </w:rPrChange>
                  </w:rPr>
                  <w:t xml:space="preserve">12</w:t>
                </w:r>
              </w:ins>
            </w:sdtContent>
          </w:sdt>
          <w:ins w:author="Shaun Botha" w:id="14" w:date="2026-05-13T13:27:37Z"/>
        </w:sdtContent>
      </w:sdt>
      <w:sdt>
        <w:sdtPr>
          <w:id w:val="-1239610522"/>
          <w:tag w:val="goog_rdk_32"/>
        </w:sdtPr>
        <w:sdtContent>
          <w:del w:author="Shaun Botha" w:id="14" w:date="2026-05-13T13:27:37Z">
            <w:r w:rsidDel="00000000" w:rsidR="00000000" w:rsidRPr="00000000">
              <w:rPr>
                <w:rFonts w:ascii="Times New Roman" w:cs="Times New Roman" w:eastAsia="Times New Roman" w:hAnsi="Times New Roman"/>
                <w:color w:val="000000"/>
                <w:sz w:val="19.999996185302734"/>
                <w:szCs w:val="19.999996185302734"/>
                <w:rtl w:val="0"/>
              </w:rPr>
              <w:delText xml:space="preserve">3</w:delText>
            </w:r>
          </w:del>
        </w:sdtContent>
      </w:sdt>
      <w:r w:rsidDel="00000000" w:rsidR="00000000" w:rsidRPr="00000000">
        <w:rPr>
          <w:rFonts w:ascii="Times New Roman" w:cs="Times New Roman" w:eastAsia="Times New Roman" w:hAnsi="Times New Roman"/>
          <w:color w:val="000000"/>
          <w:sz w:val="19.999996185302734"/>
          <w:szCs w:val="19.999996185302734"/>
          <w:rtl w:val="0"/>
        </w:rPr>
        <w:t xml:space="preserve">) full calendar months after the Go-Live Date), a Minimum Monthly Usage Fee of USD 500 shall apply. </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94677734375" w:line="229.88847255706787" w:lineRule="auto"/>
        <w:ind w:left="1231.199951171875" w:right="481.143798828125" w:hanging="343.79997253417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fee shall be automatically debited from the Client’s wallet balance on or before the 10th day of the month following the month in which the shortfall occurred. Where the Client’s wallet has insufficient balance, the API Provider shall notify the Client and request that the balance be topped up. Continued non-payment beyond three (3) months may result in suspension of access to the API Services until full settlement.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64404296875" w:line="240" w:lineRule="auto"/>
        <w:ind w:left="0" w:right="521.048583984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r w:rsidDel="00000000" w:rsidR="00000000" w:rsidRPr="00000000">
        <w:rPr>
          <w:rtl w:val="0"/>
        </w:rPr>
      </w:r>
    </w:p>
    <w:sectPr>
      <w:type w:val="continuous"/>
      <w:pgSz w:h="16840" w:w="11920" w:orient="portrait"/>
      <w:pgMar w:bottom="758.2615661621094" w:top="390" w:left="210" w:right="23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 Botes" w:id="4" w:date="2026-03-11T09:46:28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 21 (sub-contracting/assignment) vs Clause 24.8 (assignment)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Overlapping and inconsistent assignment rules.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change: Consolidate into one coherent assignment/novation clause (affiliate assignment/change-of-control rules clear; otherwise no assignment without consent).</w:t>
      </w:r>
    </w:p>
  </w:comment>
  <w:comment w:author="Andre Botes" w:id="5" w:date="2026-03-11T09:45:20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London arbitration is costly and “each party bears own costs” weakens enforcement leverage.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change: Either:</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governing law/seat to South Africa (preferred), or</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LCIA but change costs to “costs follow the event” and simplify enforcement (at minimum).</w:t>
      </w:r>
    </w:p>
  </w:comment>
  <w:comment w:author="Andre Botes" w:id="3" w:date="2026-03-11T09:41:41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Ties access suspension to the minimum fee.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on Section 3C. Can we chat about this?</w:t>
      </w:r>
    </w:p>
  </w:comment>
  <w:comment w:author="Andre Botes" w:id="1" w:date="2026-03-11T09:40:30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Enforces the minimum volume/fee regime contractually.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 on Section 3C. Can we chat about this please?</w:t>
      </w:r>
    </w:p>
  </w:comment>
  <w:comment w:author="Andre Botes" w:id="6" w:date="2026-05-13T09:21:33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Jonty, I think you agreed that we can remove this tight restriction as MMTP is a brand new startup. I'm happy with thais minimum restrictions after 12 months?</w:t>
      </w:r>
    </w:p>
  </w:comment>
  <w:comment w:author="Andre Botes" w:id="2" w:date="2026-03-11T09:44:20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Early-stage volumes make the cap meaningless.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change: Increase cap to a meaningful level (e.g., greater of a fixed floor or multiple of monthly fees), and ensure carve-outs include at least: fraud, wilful misconduct, gross negligence, data/security breach, and YC execution errors causing misdelivery/loss.</w:t>
      </w:r>
    </w:p>
  </w:comment>
  <w:comment w:author="Andre Botes" w:id="0" w:date="2026-03-11T09:43:10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Overbroad—can be read as MyMoolah carrying liability even when YC execution fails.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change: Limit MyMoolah liability to: incorrect client/customer inputs, authentication failures, fraud attributable to client/customer, and client negligence. Add YC responsibility for: incorrect execution, misrouting, duplicate payouts, and failures within YC/partners’ control.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F" w15:done="0"/>
  <w15:commentEx w15:paraId="00000376" w15:done="0"/>
  <w15:commentEx w15:paraId="00000379" w15:done="0"/>
  <w15:commentEx w15:paraId="0000037C" w15:done="0"/>
  <w15:commentEx w15:paraId="0000037D" w15:done="0"/>
  <w15:commentEx w15:paraId="00000380" w15:done="0"/>
  <w15:commentEx w15:paraId="000003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0+ROXdrr5l4uUtBbRXvbV3PxFg==">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